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A8D0" w14:textId="77777777" w:rsidR="001445BE" w:rsidRDefault="001445BE">
      <w:pPr>
        <w:rPr>
          <w:b/>
          <w:i/>
        </w:rPr>
      </w:pPr>
    </w:p>
    <w:tbl>
      <w:tblPr>
        <w:tblW w:w="0" w:type="auto"/>
        <w:tblLayout w:type="fixed"/>
        <w:tblLook w:val="0000" w:firstRow="0" w:lastRow="0" w:firstColumn="0" w:lastColumn="0" w:noHBand="0" w:noVBand="0"/>
      </w:tblPr>
      <w:tblGrid>
        <w:gridCol w:w="3798"/>
        <w:gridCol w:w="3150"/>
        <w:gridCol w:w="270"/>
        <w:gridCol w:w="1638"/>
      </w:tblGrid>
      <w:tr w:rsidR="00C349C6" w:rsidRPr="00C349C6" w14:paraId="04D00F35" w14:textId="77777777">
        <w:tc>
          <w:tcPr>
            <w:tcW w:w="3798" w:type="dxa"/>
          </w:tcPr>
          <w:p w14:paraId="7BAC1B1C" w14:textId="77777777" w:rsidR="001445BE" w:rsidRPr="00C349C6" w:rsidRDefault="001445BE">
            <w:pPr>
              <w:spacing w:before="120"/>
              <w:rPr>
                <w:rFonts w:ascii="Times New Roman" w:hAnsi="Times New Roman"/>
                <w:i/>
                <w:color w:val="000000" w:themeColor="text1"/>
                <w:sz w:val="20"/>
              </w:rPr>
            </w:pPr>
          </w:p>
        </w:tc>
        <w:tc>
          <w:tcPr>
            <w:tcW w:w="3150" w:type="dxa"/>
          </w:tcPr>
          <w:p w14:paraId="1499026D" w14:textId="77777777" w:rsidR="001445BE" w:rsidRPr="00C349C6" w:rsidRDefault="001445BE">
            <w:pPr>
              <w:pStyle w:val="Heading2"/>
              <w:rPr>
                <w:rFonts w:ascii="Times New Roman" w:hAnsi="Times New Roman"/>
                <w:color w:val="000000" w:themeColor="text1"/>
                <w:sz w:val="20"/>
              </w:rPr>
            </w:pPr>
            <w:r w:rsidRPr="00C349C6">
              <w:rPr>
                <w:rFonts w:ascii="Times New Roman" w:hAnsi="Times New Roman"/>
                <w:color w:val="000000" w:themeColor="text1"/>
                <w:sz w:val="20"/>
              </w:rPr>
              <w:t>Approvals:</w:t>
            </w:r>
          </w:p>
        </w:tc>
        <w:tc>
          <w:tcPr>
            <w:tcW w:w="270" w:type="dxa"/>
          </w:tcPr>
          <w:p w14:paraId="4CFECFD0" w14:textId="77777777" w:rsidR="001445BE" w:rsidRPr="00C349C6" w:rsidRDefault="001445BE">
            <w:pPr>
              <w:spacing w:before="120"/>
              <w:jc w:val="center"/>
              <w:rPr>
                <w:rFonts w:ascii="Times New Roman" w:hAnsi="Times New Roman"/>
                <w:i/>
                <w:color w:val="000000" w:themeColor="text1"/>
                <w:sz w:val="20"/>
              </w:rPr>
            </w:pPr>
          </w:p>
        </w:tc>
        <w:tc>
          <w:tcPr>
            <w:tcW w:w="1638" w:type="dxa"/>
          </w:tcPr>
          <w:p w14:paraId="66772B96" w14:textId="77777777" w:rsidR="001445BE" w:rsidRPr="00C349C6" w:rsidRDefault="001445BE">
            <w:pPr>
              <w:spacing w:before="120"/>
              <w:jc w:val="center"/>
              <w:rPr>
                <w:rFonts w:ascii="Times New Roman" w:hAnsi="Times New Roman"/>
                <w:i/>
                <w:color w:val="000000" w:themeColor="text1"/>
                <w:sz w:val="20"/>
              </w:rPr>
            </w:pPr>
            <w:r w:rsidRPr="00C349C6">
              <w:rPr>
                <w:rFonts w:ascii="Times New Roman" w:hAnsi="Times New Roman"/>
                <w:i/>
                <w:color w:val="000000" w:themeColor="text1"/>
                <w:sz w:val="20"/>
              </w:rPr>
              <w:t>Date:</w:t>
            </w:r>
          </w:p>
        </w:tc>
      </w:tr>
      <w:tr w:rsidR="00C349C6" w:rsidRPr="00C349C6" w14:paraId="35F1DFE5" w14:textId="77777777">
        <w:tc>
          <w:tcPr>
            <w:tcW w:w="3798" w:type="dxa"/>
          </w:tcPr>
          <w:p w14:paraId="3CE42571" w14:textId="77777777" w:rsidR="001445BE" w:rsidRPr="00C349C6" w:rsidRDefault="001445BE">
            <w:pPr>
              <w:spacing w:before="120"/>
              <w:rPr>
                <w:rFonts w:ascii="Times New Roman" w:hAnsi="Times New Roman"/>
                <w:i/>
                <w:color w:val="000000" w:themeColor="text1"/>
                <w:sz w:val="20"/>
                <w:u w:val="single"/>
              </w:rPr>
            </w:pPr>
            <w:r w:rsidRPr="00C349C6">
              <w:rPr>
                <w:rFonts w:ascii="Times New Roman" w:hAnsi="Times New Roman"/>
                <w:i/>
                <w:color w:val="000000" w:themeColor="text1"/>
                <w:sz w:val="20"/>
              </w:rPr>
              <w:t>Originator:</w:t>
            </w:r>
          </w:p>
        </w:tc>
        <w:tc>
          <w:tcPr>
            <w:tcW w:w="3150" w:type="dxa"/>
          </w:tcPr>
          <w:p w14:paraId="177D3AF1" w14:textId="77777777" w:rsidR="001445BE" w:rsidRPr="00C349C6" w:rsidRDefault="006E2308" w:rsidP="00D406F4">
            <w:pPr>
              <w:pStyle w:val="Heading2"/>
              <w:rPr>
                <w:rFonts w:ascii="Times New Roman" w:hAnsi="Times New Roman"/>
                <w:color w:val="000000" w:themeColor="text1"/>
                <w:sz w:val="20"/>
              </w:rPr>
            </w:pPr>
            <w:r w:rsidRPr="00C349C6">
              <w:rPr>
                <w:rFonts w:ascii="Times New Roman" w:hAnsi="Times New Roman"/>
                <w:color w:val="000000" w:themeColor="text1"/>
                <w:sz w:val="20"/>
              </w:rPr>
              <w:t>Rebecca Pauley</w:t>
            </w:r>
          </w:p>
        </w:tc>
        <w:tc>
          <w:tcPr>
            <w:tcW w:w="270" w:type="dxa"/>
          </w:tcPr>
          <w:p w14:paraId="3A4AEFB1" w14:textId="77777777" w:rsidR="001445BE" w:rsidRPr="00C349C6" w:rsidRDefault="001445BE">
            <w:pPr>
              <w:spacing w:before="120"/>
              <w:rPr>
                <w:rFonts w:ascii="Times New Roman" w:hAnsi="Times New Roman"/>
                <w:i/>
                <w:color w:val="000000" w:themeColor="text1"/>
                <w:sz w:val="20"/>
              </w:rPr>
            </w:pPr>
          </w:p>
        </w:tc>
        <w:tc>
          <w:tcPr>
            <w:tcW w:w="1638" w:type="dxa"/>
            <w:tcBorders>
              <w:bottom w:val="single" w:sz="18" w:space="0" w:color="auto"/>
            </w:tcBorders>
          </w:tcPr>
          <w:p w14:paraId="67DA1F5B" w14:textId="1F773040" w:rsidR="001445BE" w:rsidRPr="00C349C6" w:rsidRDefault="00E15C89">
            <w:pPr>
              <w:spacing w:before="120"/>
              <w:jc w:val="center"/>
              <w:rPr>
                <w:rFonts w:ascii="Times New Roman" w:hAnsi="Times New Roman"/>
                <w:i/>
                <w:color w:val="000000" w:themeColor="text1"/>
                <w:sz w:val="20"/>
              </w:rPr>
            </w:pPr>
            <w:r>
              <w:rPr>
                <w:rFonts w:ascii="Times New Roman" w:hAnsi="Times New Roman"/>
                <w:i/>
                <w:color w:val="000000" w:themeColor="text1"/>
                <w:sz w:val="20"/>
              </w:rPr>
              <w:t>7/10/20</w:t>
            </w:r>
          </w:p>
        </w:tc>
      </w:tr>
      <w:tr w:rsidR="00C349C6" w:rsidRPr="00C349C6" w14:paraId="6DFD1DFB" w14:textId="77777777">
        <w:tc>
          <w:tcPr>
            <w:tcW w:w="3798" w:type="dxa"/>
          </w:tcPr>
          <w:p w14:paraId="1B271502" w14:textId="77777777" w:rsidR="001445BE" w:rsidRPr="00C349C6" w:rsidRDefault="001445BE">
            <w:pPr>
              <w:spacing w:before="120"/>
              <w:rPr>
                <w:rFonts w:ascii="Times New Roman" w:hAnsi="Times New Roman"/>
                <w:i/>
                <w:color w:val="000000" w:themeColor="text1"/>
                <w:sz w:val="20"/>
              </w:rPr>
            </w:pPr>
            <w:r w:rsidRPr="00C349C6">
              <w:rPr>
                <w:rFonts w:ascii="Times New Roman" w:hAnsi="Times New Roman"/>
                <w:i/>
                <w:color w:val="000000" w:themeColor="text1"/>
                <w:sz w:val="20"/>
              </w:rPr>
              <w:t>Chairperson, Management Review:</w:t>
            </w:r>
          </w:p>
        </w:tc>
        <w:tc>
          <w:tcPr>
            <w:tcW w:w="3150" w:type="dxa"/>
            <w:tcBorders>
              <w:top w:val="single" w:sz="18" w:space="0" w:color="auto"/>
              <w:bottom w:val="single" w:sz="18" w:space="0" w:color="auto"/>
            </w:tcBorders>
          </w:tcPr>
          <w:p w14:paraId="455DA5C6" w14:textId="1A9AEEEF" w:rsidR="001445BE" w:rsidRPr="00C349C6" w:rsidRDefault="00C349C6">
            <w:pPr>
              <w:spacing w:before="120"/>
              <w:jc w:val="center"/>
              <w:rPr>
                <w:rFonts w:ascii="Times New Roman" w:hAnsi="Times New Roman"/>
                <w:i/>
                <w:color w:val="000000" w:themeColor="text1"/>
                <w:sz w:val="20"/>
              </w:rPr>
            </w:pPr>
            <w:r>
              <w:rPr>
                <w:rFonts w:ascii="Times New Roman" w:hAnsi="Times New Roman"/>
                <w:i/>
                <w:color w:val="000000" w:themeColor="text1"/>
                <w:sz w:val="20"/>
              </w:rPr>
              <w:t>John Wojcicki</w:t>
            </w:r>
          </w:p>
        </w:tc>
        <w:tc>
          <w:tcPr>
            <w:tcW w:w="270" w:type="dxa"/>
          </w:tcPr>
          <w:p w14:paraId="34AD71AD" w14:textId="77777777" w:rsidR="001445BE" w:rsidRPr="00C349C6" w:rsidRDefault="001445BE">
            <w:pPr>
              <w:spacing w:before="120"/>
              <w:jc w:val="center"/>
              <w:rPr>
                <w:rFonts w:ascii="Times New Roman" w:hAnsi="Times New Roman"/>
                <w:i/>
                <w:color w:val="000000" w:themeColor="text1"/>
                <w:sz w:val="20"/>
              </w:rPr>
            </w:pPr>
          </w:p>
        </w:tc>
        <w:tc>
          <w:tcPr>
            <w:tcW w:w="1638" w:type="dxa"/>
            <w:tcBorders>
              <w:top w:val="single" w:sz="18" w:space="0" w:color="auto"/>
              <w:bottom w:val="single" w:sz="18" w:space="0" w:color="auto"/>
            </w:tcBorders>
          </w:tcPr>
          <w:p w14:paraId="7CEEBE07" w14:textId="110D6A97" w:rsidR="001445BE" w:rsidRPr="00C349C6" w:rsidRDefault="00E15C89">
            <w:pPr>
              <w:spacing w:before="120"/>
              <w:jc w:val="center"/>
              <w:rPr>
                <w:rFonts w:ascii="Times New Roman" w:hAnsi="Times New Roman"/>
                <w:i/>
                <w:color w:val="000000" w:themeColor="text1"/>
                <w:sz w:val="20"/>
              </w:rPr>
            </w:pPr>
            <w:r>
              <w:rPr>
                <w:rFonts w:ascii="Times New Roman" w:hAnsi="Times New Roman"/>
                <w:i/>
                <w:color w:val="000000" w:themeColor="text1"/>
                <w:sz w:val="20"/>
              </w:rPr>
              <w:t>7/10/20</w:t>
            </w:r>
          </w:p>
        </w:tc>
      </w:tr>
    </w:tbl>
    <w:p w14:paraId="227427BD" w14:textId="77777777" w:rsidR="001445BE" w:rsidRPr="00A807AC" w:rsidRDefault="001445BE">
      <w:pPr>
        <w:pStyle w:val="Caption"/>
        <w:spacing w:before="0"/>
        <w:rPr>
          <w:i w:val="0"/>
        </w:rPr>
      </w:pPr>
      <w:r w:rsidRPr="00A807AC">
        <w:rPr>
          <w:i w:val="0"/>
        </w:rPr>
        <w:t>REVISION PAGE</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1260"/>
        <w:gridCol w:w="2808"/>
        <w:gridCol w:w="4842"/>
      </w:tblGrid>
      <w:tr w:rsidR="001445BE" w14:paraId="1BEC677E" w14:textId="77777777">
        <w:tc>
          <w:tcPr>
            <w:tcW w:w="720" w:type="dxa"/>
            <w:shd w:val="pct20" w:color="auto" w:fill="auto"/>
          </w:tcPr>
          <w:p w14:paraId="5D253362" w14:textId="77777777" w:rsidR="001445BE" w:rsidRDefault="001445BE">
            <w:pPr>
              <w:spacing w:before="120"/>
              <w:jc w:val="center"/>
              <w:rPr>
                <w:rFonts w:ascii="Arial" w:hAnsi="Arial"/>
                <w:b/>
                <w:i/>
                <w:sz w:val="16"/>
                <w:szCs w:val="16"/>
              </w:rPr>
            </w:pPr>
            <w:r>
              <w:rPr>
                <w:rFonts w:ascii="Arial" w:hAnsi="Arial"/>
                <w:b/>
                <w:i/>
                <w:sz w:val="16"/>
                <w:szCs w:val="16"/>
              </w:rPr>
              <w:t>Rev.</w:t>
            </w:r>
          </w:p>
        </w:tc>
        <w:tc>
          <w:tcPr>
            <w:tcW w:w="1260" w:type="dxa"/>
            <w:shd w:val="pct20" w:color="auto" w:fill="auto"/>
          </w:tcPr>
          <w:p w14:paraId="77311981" w14:textId="77777777" w:rsidR="001445BE" w:rsidRDefault="001445BE">
            <w:pPr>
              <w:spacing w:before="120"/>
              <w:jc w:val="center"/>
              <w:rPr>
                <w:rFonts w:ascii="Arial" w:hAnsi="Arial"/>
                <w:b/>
                <w:i/>
                <w:sz w:val="16"/>
                <w:szCs w:val="16"/>
              </w:rPr>
            </w:pPr>
            <w:r>
              <w:rPr>
                <w:rFonts w:ascii="Arial" w:hAnsi="Arial"/>
                <w:b/>
                <w:i/>
                <w:sz w:val="16"/>
                <w:szCs w:val="16"/>
              </w:rPr>
              <w:t>Effective Date</w:t>
            </w:r>
          </w:p>
        </w:tc>
        <w:tc>
          <w:tcPr>
            <w:tcW w:w="2808" w:type="dxa"/>
            <w:shd w:val="pct20" w:color="auto" w:fill="auto"/>
          </w:tcPr>
          <w:p w14:paraId="31AC6113" w14:textId="77777777" w:rsidR="001445BE" w:rsidRDefault="001445BE">
            <w:pPr>
              <w:spacing w:before="120"/>
              <w:jc w:val="center"/>
              <w:rPr>
                <w:rFonts w:ascii="Arial" w:hAnsi="Arial"/>
                <w:b/>
                <w:i/>
                <w:sz w:val="16"/>
                <w:szCs w:val="16"/>
              </w:rPr>
            </w:pPr>
            <w:r>
              <w:rPr>
                <w:rFonts w:ascii="Arial" w:hAnsi="Arial"/>
                <w:b/>
                <w:i/>
                <w:sz w:val="16"/>
                <w:szCs w:val="16"/>
              </w:rPr>
              <w:t>Page/</w:t>
            </w:r>
          </w:p>
          <w:p w14:paraId="3D14EF71" w14:textId="77777777" w:rsidR="001445BE" w:rsidRDefault="001445BE">
            <w:pPr>
              <w:spacing w:before="120"/>
              <w:jc w:val="center"/>
              <w:rPr>
                <w:rFonts w:ascii="Arial" w:hAnsi="Arial"/>
                <w:b/>
                <w:i/>
                <w:sz w:val="16"/>
                <w:szCs w:val="16"/>
                <w:u w:val="single"/>
              </w:rPr>
            </w:pPr>
            <w:r>
              <w:rPr>
                <w:rFonts w:ascii="Arial" w:hAnsi="Arial"/>
                <w:b/>
                <w:i/>
                <w:sz w:val="16"/>
                <w:szCs w:val="16"/>
              </w:rPr>
              <w:t>Paragraph</w:t>
            </w:r>
          </w:p>
        </w:tc>
        <w:tc>
          <w:tcPr>
            <w:tcW w:w="4842" w:type="dxa"/>
            <w:shd w:val="pct20" w:color="auto" w:fill="auto"/>
          </w:tcPr>
          <w:p w14:paraId="67329E36" w14:textId="77777777" w:rsidR="001445BE" w:rsidRDefault="001445BE">
            <w:pPr>
              <w:spacing w:before="120"/>
              <w:jc w:val="center"/>
              <w:rPr>
                <w:rFonts w:ascii="Arial" w:hAnsi="Arial"/>
                <w:b/>
                <w:i/>
                <w:sz w:val="16"/>
                <w:szCs w:val="16"/>
              </w:rPr>
            </w:pPr>
            <w:r>
              <w:rPr>
                <w:rFonts w:ascii="Arial" w:hAnsi="Arial"/>
                <w:b/>
                <w:i/>
                <w:sz w:val="16"/>
                <w:szCs w:val="16"/>
              </w:rPr>
              <w:t>Description</w:t>
            </w:r>
          </w:p>
        </w:tc>
      </w:tr>
      <w:tr w:rsidR="001445BE" w:rsidRPr="000A0781" w14:paraId="736A860A" w14:textId="77777777" w:rsidTr="000F37E5">
        <w:trPr>
          <w:trHeight w:val="588"/>
        </w:trPr>
        <w:tc>
          <w:tcPr>
            <w:tcW w:w="720" w:type="dxa"/>
          </w:tcPr>
          <w:p w14:paraId="574B1980" w14:textId="77777777" w:rsidR="001445BE" w:rsidRPr="000A0781" w:rsidRDefault="001445BE">
            <w:pPr>
              <w:pStyle w:val="Heading3"/>
              <w:spacing w:before="0"/>
              <w:jc w:val="center"/>
              <w:rPr>
                <w:rFonts w:ascii="Calibri" w:hAnsi="Calibri"/>
                <w:b w:val="0"/>
                <w:sz w:val="18"/>
                <w:szCs w:val="18"/>
              </w:rPr>
            </w:pPr>
            <w:r w:rsidRPr="000A0781">
              <w:rPr>
                <w:rFonts w:ascii="Calibri" w:hAnsi="Calibri"/>
                <w:b w:val="0"/>
                <w:sz w:val="18"/>
                <w:szCs w:val="18"/>
              </w:rPr>
              <w:t>H</w:t>
            </w:r>
          </w:p>
        </w:tc>
        <w:tc>
          <w:tcPr>
            <w:tcW w:w="1260" w:type="dxa"/>
          </w:tcPr>
          <w:p w14:paraId="771E1D56" w14:textId="77777777" w:rsidR="001445BE" w:rsidRPr="000A0781" w:rsidRDefault="001445BE">
            <w:pPr>
              <w:jc w:val="center"/>
              <w:rPr>
                <w:rFonts w:ascii="Calibri" w:hAnsi="Calibri"/>
                <w:sz w:val="18"/>
                <w:szCs w:val="18"/>
              </w:rPr>
            </w:pPr>
            <w:r w:rsidRPr="000A0781">
              <w:rPr>
                <w:rFonts w:ascii="Calibri" w:hAnsi="Calibri"/>
                <w:sz w:val="18"/>
                <w:szCs w:val="18"/>
              </w:rPr>
              <w:t>3/31/06</w:t>
            </w:r>
          </w:p>
        </w:tc>
        <w:tc>
          <w:tcPr>
            <w:tcW w:w="2808" w:type="dxa"/>
          </w:tcPr>
          <w:p w14:paraId="59586447" w14:textId="77777777" w:rsidR="001445BE" w:rsidRPr="000A0781" w:rsidRDefault="001445BE">
            <w:pPr>
              <w:rPr>
                <w:rFonts w:ascii="Calibri" w:hAnsi="Calibri"/>
                <w:sz w:val="18"/>
                <w:szCs w:val="18"/>
              </w:rPr>
            </w:pPr>
            <w:r w:rsidRPr="000A0781">
              <w:rPr>
                <w:rFonts w:ascii="Calibri" w:hAnsi="Calibri"/>
                <w:sz w:val="18"/>
                <w:szCs w:val="18"/>
              </w:rPr>
              <w:t>All</w:t>
            </w:r>
          </w:p>
        </w:tc>
        <w:tc>
          <w:tcPr>
            <w:tcW w:w="4842" w:type="dxa"/>
          </w:tcPr>
          <w:p w14:paraId="2F0BD155" w14:textId="77777777" w:rsidR="001445BE" w:rsidRPr="000A0781" w:rsidRDefault="001445BE">
            <w:pPr>
              <w:rPr>
                <w:rFonts w:ascii="Calibri" w:hAnsi="Calibri"/>
                <w:sz w:val="18"/>
                <w:szCs w:val="18"/>
              </w:rPr>
            </w:pPr>
            <w:r w:rsidRPr="000A0781">
              <w:rPr>
                <w:rFonts w:ascii="Calibri" w:hAnsi="Calibri"/>
                <w:sz w:val="18"/>
                <w:szCs w:val="18"/>
              </w:rPr>
              <w:t>“Immediate Release”</w:t>
            </w:r>
            <w:r w:rsidRPr="000A0781">
              <w:rPr>
                <w:rFonts w:ascii="Calibri" w:hAnsi="Calibri"/>
                <w:sz w:val="18"/>
                <w:szCs w:val="18"/>
              </w:rPr>
              <w:br/>
              <w:t xml:space="preserve"> Procedure re-written to include current practice</w:t>
            </w:r>
          </w:p>
        </w:tc>
      </w:tr>
      <w:tr w:rsidR="001445BE" w:rsidRPr="000A0781" w14:paraId="78FB815E" w14:textId="77777777">
        <w:trPr>
          <w:trHeight w:val="777"/>
        </w:trPr>
        <w:tc>
          <w:tcPr>
            <w:tcW w:w="720" w:type="dxa"/>
            <w:tcBorders>
              <w:top w:val="single" w:sz="6" w:space="0" w:color="auto"/>
              <w:left w:val="single" w:sz="6" w:space="0" w:color="auto"/>
              <w:bottom w:val="single" w:sz="6" w:space="0" w:color="auto"/>
              <w:right w:val="single" w:sz="6" w:space="0" w:color="auto"/>
            </w:tcBorders>
          </w:tcPr>
          <w:p w14:paraId="58A51781" w14:textId="77777777" w:rsidR="001445BE" w:rsidRPr="000A0781" w:rsidRDefault="001445BE">
            <w:pPr>
              <w:pStyle w:val="Heading3"/>
              <w:spacing w:before="0"/>
              <w:jc w:val="center"/>
              <w:rPr>
                <w:rFonts w:ascii="Calibri" w:hAnsi="Calibri"/>
                <w:b w:val="0"/>
                <w:sz w:val="18"/>
                <w:szCs w:val="18"/>
              </w:rPr>
            </w:pPr>
            <w:r w:rsidRPr="000A0781">
              <w:rPr>
                <w:rFonts w:ascii="Calibri" w:hAnsi="Calibri"/>
                <w:b w:val="0"/>
                <w:sz w:val="18"/>
                <w:szCs w:val="18"/>
              </w:rPr>
              <w:t>I</w:t>
            </w:r>
          </w:p>
        </w:tc>
        <w:tc>
          <w:tcPr>
            <w:tcW w:w="1260" w:type="dxa"/>
            <w:tcBorders>
              <w:top w:val="single" w:sz="6" w:space="0" w:color="auto"/>
              <w:left w:val="single" w:sz="6" w:space="0" w:color="auto"/>
              <w:bottom w:val="single" w:sz="6" w:space="0" w:color="auto"/>
              <w:right w:val="single" w:sz="6" w:space="0" w:color="auto"/>
            </w:tcBorders>
          </w:tcPr>
          <w:p w14:paraId="5083A307" w14:textId="77777777" w:rsidR="001445BE" w:rsidRPr="000A0781" w:rsidRDefault="001445BE">
            <w:pPr>
              <w:jc w:val="center"/>
              <w:rPr>
                <w:rFonts w:ascii="Calibri" w:hAnsi="Calibri"/>
                <w:sz w:val="18"/>
                <w:szCs w:val="18"/>
              </w:rPr>
            </w:pPr>
            <w:r w:rsidRPr="000A0781">
              <w:rPr>
                <w:rFonts w:ascii="Calibri" w:hAnsi="Calibri"/>
                <w:sz w:val="18"/>
                <w:szCs w:val="18"/>
              </w:rPr>
              <w:t>09/12/08</w:t>
            </w:r>
          </w:p>
        </w:tc>
        <w:tc>
          <w:tcPr>
            <w:tcW w:w="2808" w:type="dxa"/>
            <w:tcBorders>
              <w:top w:val="single" w:sz="6" w:space="0" w:color="auto"/>
              <w:left w:val="single" w:sz="6" w:space="0" w:color="auto"/>
              <w:bottom w:val="single" w:sz="6" w:space="0" w:color="auto"/>
              <w:right w:val="single" w:sz="6" w:space="0" w:color="auto"/>
            </w:tcBorders>
          </w:tcPr>
          <w:p w14:paraId="65122459" w14:textId="77777777" w:rsidR="001445BE" w:rsidRPr="000A0781" w:rsidRDefault="001445BE">
            <w:pPr>
              <w:rPr>
                <w:rFonts w:ascii="Calibri" w:hAnsi="Calibri"/>
                <w:sz w:val="18"/>
                <w:szCs w:val="18"/>
              </w:rPr>
            </w:pPr>
            <w:r w:rsidRPr="000A0781">
              <w:rPr>
                <w:rFonts w:ascii="Calibri" w:hAnsi="Calibri"/>
                <w:sz w:val="18"/>
                <w:szCs w:val="18"/>
              </w:rPr>
              <w:br/>
              <w:t>6.6.2</w:t>
            </w:r>
          </w:p>
        </w:tc>
        <w:tc>
          <w:tcPr>
            <w:tcW w:w="4842" w:type="dxa"/>
            <w:tcBorders>
              <w:top w:val="single" w:sz="6" w:space="0" w:color="auto"/>
              <w:left w:val="single" w:sz="6" w:space="0" w:color="auto"/>
              <w:bottom w:val="single" w:sz="6" w:space="0" w:color="auto"/>
              <w:right w:val="single" w:sz="6" w:space="0" w:color="auto"/>
            </w:tcBorders>
          </w:tcPr>
          <w:p w14:paraId="04095E40" w14:textId="77777777" w:rsidR="001445BE" w:rsidRPr="000A0781" w:rsidRDefault="001445BE">
            <w:pPr>
              <w:rPr>
                <w:rFonts w:ascii="Calibri" w:hAnsi="Calibri"/>
                <w:sz w:val="18"/>
                <w:szCs w:val="18"/>
              </w:rPr>
            </w:pPr>
            <w:r w:rsidRPr="000A0781">
              <w:rPr>
                <w:rFonts w:ascii="Calibri" w:hAnsi="Calibri"/>
                <w:sz w:val="18"/>
                <w:szCs w:val="18"/>
              </w:rPr>
              <w:t>“Immediate Release”</w:t>
            </w:r>
            <w:r w:rsidRPr="000A0781">
              <w:rPr>
                <w:rFonts w:ascii="Calibri" w:hAnsi="Calibri"/>
                <w:sz w:val="18"/>
                <w:szCs w:val="18"/>
              </w:rPr>
              <w:br/>
              <w:t xml:space="preserve">Changed: from purchasing obtaining a return authorization to quality. Purchasing now only issues RTV orders. </w:t>
            </w:r>
          </w:p>
          <w:p w14:paraId="767170A6" w14:textId="77777777" w:rsidR="001445BE" w:rsidRPr="000A0781" w:rsidRDefault="001445BE">
            <w:pPr>
              <w:rPr>
                <w:rFonts w:ascii="Calibri" w:hAnsi="Calibri"/>
                <w:sz w:val="18"/>
                <w:szCs w:val="18"/>
              </w:rPr>
            </w:pPr>
            <w:r w:rsidRPr="000A0781">
              <w:rPr>
                <w:rFonts w:ascii="Calibri" w:hAnsi="Calibri"/>
                <w:sz w:val="18"/>
                <w:szCs w:val="18"/>
              </w:rPr>
              <w:t xml:space="preserve">Added: Quality should advise if returns are for credit or to be reworked at the supplier location.      </w:t>
            </w:r>
          </w:p>
        </w:tc>
      </w:tr>
      <w:tr w:rsidR="000A0781" w:rsidRPr="000A0781" w14:paraId="73CA4926" w14:textId="77777777">
        <w:trPr>
          <w:trHeight w:val="777"/>
        </w:trPr>
        <w:tc>
          <w:tcPr>
            <w:tcW w:w="720" w:type="dxa"/>
            <w:tcBorders>
              <w:top w:val="single" w:sz="6" w:space="0" w:color="auto"/>
              <w:left w:val="single" w:sz="6" w:space="0" w:color="auto"/>
              <w:bottom w:val="single" w:sz="6" w:space="0" w:color="auto"/>
              <w:right w:val="single" w:sz="6" w:space="0" w:color="auto"/>
            </w:tcBorders>
          </w:tcPr>
          <w:p w14:paraId="639EF718" w14:textId="77777777" w:rsidR="000A0781" w:rsidRDefault="000A0781">
            <w:pPr>
              <w:pStyle w:val="Heading3"/>
              <w:spacing w:before="0"/>
              <w:jc w:val="center"/>
              <w:rPr>
                <w:rFonts w:ascii="Calibri" w:hAnsi="Calibri"/>
                <w:b w:val="0"/>
                <w:sz w:val="18"/>
                <w:szCs w:val="18"/>
              </w:rPr>
            </w:pPr>
            <w:r w:rsidRPr="000A0781">
              <w:rPr>
                <w:rFonts w:ascii="Calibri" w:hAnsi="Calibri"/>
                <w:b w:val="0"/>
                <w:sz w:val="18"/>
                <w:szCs w:val="18"/>
              </w:rPr>
              <w:t>J</w:t>
            </w:r>
          </w:p>
          <w:p w14:paraId="647A4EF9" w14:textId="77777777" w:rsidR="00642260" w:rsidRDefault="00642260" w:rsidP="00642260"/>
          <w:p w14:paraId="43349EF1" w14:textId="77777777" w:rsidR="00642260" w:rsidRDefault="00642260" w:rsidP="00642260"/>
          <w:p w14:paraId="54C26063" w14:textId="77777777" w:rsidR="00642260" w:rsidRDefault="00642260" w:rsidP="00642260"/>
          <w:p w14:paraId="3FF891D4" w14:textId="77777777" w:rsidR="00642260" w:rsidRDefault="00642260" w:rsidP="00642260"/>
          <w:p w14:paraId="3DFF4004" w14:textId="77777777" w:rsidR="00642260" w:rsidRDefault="00642260" w:rsidP="00642260"/>
          <w:p w14:paraId="0447B6AB" w14:textId="77777777" w:rsidR="00642260" w:rsidRDefault="00642260" w:rsidP="00642260"/>
          <w:p w14:paraId="4E377019" w14:textId="77777777" w:rsidR="00642260" w:rsidRPr="00642260" w:rsidRDefault="00642260" w:rsidP="00F01518">
            <w:pPr>
              <w:jc w:val="center"/>
            </w:pPr>
          </w:p>
        </w:tc>
        <w:tc>
          <w:tcPr>
            <w:tcW w:w="1260" w:type="dxa"/>
            <w:tcBorders>
              <w:top w:val="single" w:sz="6" w:space="0" w:color="auto"/>
              <w:left w:val="single" w:sz="6" w:space="0" w:color="auto"/>
              <w:bottom w:val="single" w:sz="6" w:space="0" w:color="auto"/>
              <w:right w:val="single" w:sz="6" w:space="0" w:color="auto"/>
            </w:tcBorders>
          </w:tcPr>
          <w:p w14:paraId="3FD44ED7" w14:textId="77777777" w:rsidR="000A0781" w:rsidRDefault="000F37E5">
            <w:pPr>
              <w:jc w:val="center"/>
              <w:rPr>
                <w:rFonts w:ascii="Calibri" w:hAnsi="Calibri"/>
                <w:sz w:val="18"/>
                <w:szCs w:val="18"/>
              </w:rPr>
            </w:pPr>
            <w:r>
              <w:rPr>
                <w:rFonts w:ascii="Calibri" w:hAnsi="Calibri"/>
                <w:sz w:val="18"/>
                <w:szCs w:val="18"/>
              </w:rPr>
              <w:t>03/22/11</w:t>
            </w:r>
          </w:p>
          <w:p w14:paraId="4EE16D30" w14:textId="77777777" w:rsidR="00642260" w:rsidRDefault="00642260">
            <w:pPr>
              <w:jc w:val="center"/>
              <w:rPr>
                <w:rFonts w:ascii="Calibri" w:hAnsi="Calibri"/>
                <w:sz w:val="18"/>
                <w:szCs w:val="18"/>
              </w:rPr>
            </w:pPr>
          </w:p>
          <w:p w14:paraId="3926B789" w14:textId="77777777" w:rsidR="00642260" w:rsidRDefault="00642260">
            <w:pPr>
              <w:jc w:val="center"/>
              <w:rPr>
                <w:rFonts w:ascii="Calibri" w:hAnsi="Calibri"/>
                <w:sz w:val="18"/>
                <w:szCs w:val="18"/>
              </w:rPr>
            </w:pPr>
          </w:p>
          <w:p w14:paraId="1D5BC83B" w14:textId="77777777" w:rsidR="00642260" w:rsidRDefault="00642260">
            <w:pPr>
              <w:jc w:val="center"/>
              <w:rPr>
                <w:rFonts w:ascii="Calibri" w:hAnsi="Calibri"/>
                <w:sz w:val="18"/>
                <w:szCs w:val="18"/>
              </w:rPr>
            </w:pPr>
          </w:p>
          <w:p w14:paraId="651D4185" w14:textId="77777777" w:rsidR="00642260" w:rsidRDefault="00642260">
            <w:pPr>
              <w:jc w:val="center"/>
              <w:rPr>
                <w:rFonts w:ascii="Calibri" w:hAnsi="Calibri"/>
                <w:sz w:val="18"/>
                <w:szCs w:val="18"/>
              </w:rPr>
            </w:pPr>
          </w:p>
          <w:p w14:paraId="2E676D19" w14:textId="77777777" w:rsidR="00642260" w:rsidRDefault="00642260">
            <w:pPr>
              <w:jc w:val="center"/>
              <w:rPr>
                <w:rFonts w:ascii="Calibri" w:hAnsi="Calibri"/>
                <w:sz w:val="18"/>
                <w:szCs w:val="18"/>
              </w:rPr>
            </w:pPr>
          </w:p>
          <w:p w14:paraId="50D1337E" w14:textId="77777777" w:rsidR="00642260" w:rsidRDefault="00642260">
            <w:pPr>
              <w:jc w:val="center"/>
              <w:rPr>
                <w:rFonts w:ascii="Calibri" w:hAnsi="Calibri"/>
                <w:sz w:val="18"/>
                <w:szCs w:val="18"/>
              </w:rPr>
            </w:pPr>
          </w:p>
          <w:p w14:paraId="04B159B2" w14:textId="77777777" w:rsidR="00642260" w:rsidRDefault="00642260">
            <w:pPr>
              <w:jc w:val="center"/>
              <w:rPr>
                <w:rFonts w:ascii="Calibri" w:hAnsi="Calibri"/>
                <w:sz w:val="18"/>
                <w:szCs w:val="18"/>
              </w:rPr>
            </w:pPr>
          </w:p>
          <w:p w14:paraId="22CAAAE0" w14:textId="77777777" w:rsidR="00642260" w:rsidRDefault="00642260" w:rsidP="00F01518">
            <w:pPr>
              <w:rPr>
                <w:rFonts w:ascii="Calibri" w:hAnsi="Calibri"/>
                <w:sz w:val="18"/>
                <w:szCs w:val="18"/>
              </w:rPr>
            </w:pPr>
          </w:p>
          <w:p w14:paraId="540A2977" w14:textId="77777777" w:rsidR="00642260" w:rsidRPr="000A0781" w:rsidRDefault="00642260">
            <w:pPr>
              <w:jc w:val="center"/>
              <w:rPr>
                <w:rFonts w:ascii="Calibri" w:hAnsi="Calibri"/>
                <w:sz w:val="18"/>
                <w:szCs w:val="18"/>
              </w:rPr>
            </w:pPr>
          </w:p>
        </w:tc>
        <w:tc>
          <w:tcPr>
            <w:tcW w:w="2808" w:type="dxa"/>
            <w:tcBorders>
              <w:top w:val="single" w:sz="6" w:space="0" w:color="auto"/>
              <w:left w:val="single" w:sz="6" w:space="0" w:color="auto"/>
              <w:bottom w:val="single" w:sz="6" w:space="0" w:color="auto"/>
              <w:right w:val="single" w:sz="6" w:space="0" w:color="auto"/>
            </w:tcBorders>
          </w:tcPr>
          <w:p w14:paraId="24E5AF1F" w14:textId="77777777" w:rsidR="002A364B" w:rsidRPr="000A0781" w:rsidRDefault="000A0781" w:rsidP="00037656">
            <w:pPr>
              <w:rPr>
                <w:rFonts w:ascii="Calibri" w:hAnsi="Calibri"/>
                <w:sz w:val="18"/>
                <w:szCs w:val="18"/>
              </w:rPr>
            </w:pPr>
            <w:r w:rsidRPr="000A0781">
              <w:rPr>
                <w:rFonts w:ascii="Calibri" w:hAnsi="Calibri"/>
                <w:sz w:val="18"/>
                <w:szCs w:val="18"/>
              </w:rPr>
              <w:br/>
            </w:r>
            <w:r w:rsidR="00037656">
              <w:rPr>
                <w:rFonts w:ascii="Calibri" w:hAnsi="Calibri"/>
                <w:sz w:val="18"/>
                <w:szCs w:val="18"/>
              </w:rPr>
              <w:br/>
            </w:r>
            <w:r w:rsidRPr="000A0781">
              <w:rPr>
                <w:rFonts w:ascii="Calibri" w:hAnsi="Calibri"/>
                <w:sz w:val="18"/>
                <w:szCs w:val="18"/>
              </w:rPr>
              <w:t>Throughout Document</w:t>
            </w:r>
            <w:r w:rsidRPr="000A0781">
              <w:rPr>
                <w:rFonts w:ascii="Calibri" w:hAnsi="Calibri"/>
                <w:sz w:val="18"/>
                <w:szCs w:val="18"/>
              </w:rPr>
              <w:br/>
              <w:t>3.9</w:t>
            </w:r>
            <w:r w:rsidRPr="000A0781">
              <w:rPr>
                <w:rFonts w:ascii="Calibri" w:hAnsi="Calibri"/>
                <w:sz w:val="18"/>
                <w:szCs w:val="18"/>
              </w:rPr>
              <w:br/>
              <w:t>3.12</w:t>
            </w:r>
            <w:r w:rsidRPr="000A0781">
              <w:rPr>
                <w:rFonts w:ascii="Calibri" w:hAnsi="Calibri"/>
                <w:sz w:val="18"/>
                <w:szCs w:val="18"/>
              </w:rPr>
              <w:br/>
              <w:t>6.2.2.3</w:t>
            </w:r>
            <w:r w:rsidRPr="000A0781">
              <w:rPr>
                <w:rFonts w:ascii="Calibri" w:hAnsi="Calibri"/>
                <w:sz w:val="18"/>
                <w:szCs w:val="18"/>
              </w:rPr>
              <w:br/>
            </w:r>
            <w:r w:rsidRPr="000A0781">
              <w:rPr>
                <w:rFonts w:ascii="Calibri" w:hAnsi="Calibri"/>
                <w:sz w:val="18"/>
                <w:szCs w:val="18"/>
              </w:rPr>
              <w:br/>
              <w:t>6.2.5</w:t>
            </w:r>
            <w:r w:rsidRPr="000A0781">
              <w:rPr>
                <w:rFonts w:ascii="Calibri" w:hAnsi="Calibri"/>
                <w:sz w:val="18"/>
                <w:szCs w:val="18"/>
              </w:rPr>
              <w:br/>
            </w:r>
          </w:p>
        </w:tc>
        <w:tc>
          <w:tcPr>
            <w:tcW w:w="4842" w:type="dxa"/>
            <w:tcBorders>
              <w:top w:val="single" w:sz="6" w:space="0" w:color="auto"/>
              <w:left w:val="single" w:sz="6" w:space="0" w:color="auto"/>
              <w:bottom w:val="single" w:sz="6" w:space="0" w:color="auto"/>
              <w:right w:val="single" w:sz="6" w:space="0" w:color="auto"/>
            </w:tcBorders>
          </w:tcPr>
          <w:p w14:paraId="1A7BF987" w14:textId="77777777" w:rsidR="000A0781" w:rsidRPr="00037656" w:rsidRDefault="000A0781" w:rsidP="000A0781">
            <w:pPr>
              <w:pStyle w:val="sec"/>
              <w:tabs>
                <w:tab w:val="clear" w:pos="720"/>
                <w:tab w:val="clear" w:pos="1080"/>
                <w:tab w:val="clear" w:pos="2160"/>
                <w:tab w:val="clear" w:pos="2880"/>
                <w:tab w:val="left" w:pos="-36"/>
                <w:tab w:val="left" w:pos="540"/>
              </w:tabs>
              <w:spacing w:after="120"/>
              <w:ind w:left="0" w:hanging="3060"/>
              <w:rPr>
                <w:rFonts w:ascii="Calibri" w:hAnsi="Calibri"/>
                <w:color w:val="000000"/>
                <w:sz w:val="18"/>
                <w:szCs w:val="18"/>
              </w:rPr>
            </w:pPr>
            <w:r w:rsidRPr="00037656">
              <w:rPr>
                <w:rFonts w:ascii="Calibri" w:hAnsi="Calibri"/>
                <w:color w:val="000000"/>
                <w:sz w:val="18"/>
                <w:szCs w:val="18"/>
              </w:rPr>
              <w:t>“Immediate Release”</w:t>
            </w:r>
            <w:r w:rsidR="00037656">
              <w:rPr>
                <w:rFonts w:ascii="Calibri" w:hAnsi="Calibri"/>
                <w:color w:val="000000"/>
                <w:sz w:val="18"/>
                <w:szCs w:val="18"/>
              </w:rPr>
              <w:t>””</w:t>
            </w:r>
            <w:r w:rsidR="00037656">
              <w:rPr>
                <w:rFonts w:ascii="Calibri" w:hAnsi="Calibri"/>
                <w:color w:val="000000"/>
                <w:sz w:val="18"/>
                <w:szCs w:val="18"/>
              </w:rPr>
              <w:br/>
              <w:t>“Immediate Release”</w:t>
            </w:r>
            <w:r w:rsidRPr="00037656">
              <w:rPr>
                <w:rFonts w:ascii="Calibri" w:hAnsi="Calibri"/>
                <w:color w:val="000000"/>
                <w:sz w:val="18"/>
                <w:szCs w:val="18"/>
              </w:rPr>
              <w:br/>
              <w:t>Changed “Purchasing” to “Sourcing”</w:t>
            </w:r>
            <w:r w:rsidRPr="00037656">
              <w:rPr>
                <w:rFonts w:ascii="Calibri" w:hAnsi="Calibri"/>
                <w:color w:val="000000"/>
                <w:sz w:val="18"/>
                <w:szCs w:val="18"/>
              </w:rPr>
              <w:br/>
              <w:t>Added ref. to QAP1405</w:t>
            </w:r>
            <w:r w:rsidRPr="00037656">
              <w:rPr>
                <w:rFonts w:ascii="Calibri" w:hAnsi="Calibri"/>
                <w:color w:val="000000"/>
                <w:sz w:val="18"/>
                <w:szCs w:val="18"/>
              </w:rPr>
              <w:br/>
              <w:t>Added ref. to QAP1006</w:t>
            </w:r>
            <w:r w:rsidRPr="00037656">
              <w:rPr>
                <w:rFonts w:ascii="Calibri" w:hAnsi="Calibri"/>
                <w:color w:val="000000"/>
                <w:sz w:val="18"/>
                <w:szCs w:val="18"/>
              </w:rPr>
              <w:br/>
              <w:t xml:space="preserve">Added New suppliers, PPAP approval as required per QAP1006, First Article Inspection (FAI). </w:t>
            </w:r>
          </w:p>
          <w:p w14:paraId="21206B8A" w14:textId="77777777" w:rsidR="002A364B" w:rsidRPr="00037656" w:rsidRDefault="000A0781">
            <w:pPr>
              <w:rPr>
                <w:rFonts w:ascii="Calibri" w:hAnsi="Calibri"/>
                <w:color w:val="000000"/>
                <w:sz w:val="18"/>
                <w:szCs w:val="18"/>
              </w:rPr>
            </w:pPr>
            <w:r w:rsidRPr="00037656">
              <w:rPr>
                <w:rFonts w:ascii="Calibri" w:hAnsi="Calibri"/>
                <w:color w:val="000000"/>
                <w:sz w:val="18"/>
                <w:szCs w:val="18"/>
              </w:rPr>
              <w:t>Added entire section re: VPM</w:t>
            </w:r>
            <w:r w:rsidRPr="00037656">
              <w:rPr>
                <w:rFonts w:ascii="Calibri" w:hAnsi="Calibri"/>
                <w:color w:val="000000"/>
                <w:sz w:val="18"/>
                <w:szCs w:val="18"/>
              </w:rPr>
              <w:br/>
            </w:r>
          </w:p>
        </w:tc>
      </w:tr>
      <w:tr w:rsidR="00F01518" w:rsidRPr="000A0781" w14:paraId="38B37A16" w14:textId="77777777">
        <w:trPr>
          <w:trHeight w:val="777"/>
        </w:trPr>
        <w:tc>
          <w:tcPr>
            <w:tcW w:w="720" w:type="dxa"/>
            <w:tcBorders>
              <w:top w:val="single" w:sz="6" w:space="0" w:color="auto"/>
              <w:left w:val="single" w:sz="6" w:space="0" w:color="auto"/>
              <w:bottom w:val="single" w:sz="6" w:space="0" w:color="auto"/>
              <w:right w:val="single" w:sz="6" w:space="0" w:color="auto"/>
            </w:tcBorders>
          </w:tcPr>
          <w:p w14:paraId="3265239A" w14:textId="77777777" w:rsidR="00F01518" w:rsidRPr="00642260" w:rsidRDefault="00F01518" w:rsidP="00F01518">
            <w:pPr>
              <w:jc w:val="center"/>
              <w:rPr>
                <w:rFonts w:ascii="Calibri" w:hAnsi="Calibri"/>
                <w:sz w:val="18"/>
                <w:szCs w:val="18"/>
              </w:rPr>
            </w:pPr>
            <w:r>
              <w:rPr>
                <w:rFonts w:ascii="Calibri" w:hAnsi="Calibri"/>
                <w:sz w:val="18"/>
                <w:szCs w:val="18"/>
              </w:rPr>
              <w:t>K</w:t>
            </w:r>
          </w:p>
          <w:p w14:paraId="6D139AE4" w14:textId="77777777" w:rsidR="00F01518" w:rsidRPr="000A0781" w:rsidRDefault="00F01518">
            <w:pPr>
              <w:pStyle w:val="Heading3"/>
              <w:spacing w:before="0"/>
              <w:jc w:val="center"/>
              <w:rPr>
                <w:rFonts w:ascii="Calibri" w:hAnsi="Calibri"/>
                <w:b w:val="0"/>
                <w:sz w:val="18"/>
                <w:szCs w:val="18"/>
              </w:rPr>
            </w:pPr>
          </w:p>
        </w:tc>
        <w:tc>
          <w:tcPr>
            <w:tcW w:w="1260" w:type="dxa"/>
            <w:tcBorders>
              <w:top w:val="single" w:sz="6" w:space="0" w:color="auto"/>
              <w:left w:val="single" w:sz="6" w:space="0" w:color="auto"/>
              <w:bottom w:val="single" w:sz="6" w:space="0" w:color="auto"/>
              <w:right w:val="single" w:sz="6" w:space="0" w:color="auto"/>
            </w:tcBorders>
          </w:tcPr>
          <w:p w14:paraId="242A15C4" w14:textId="77777777" w:rsidR="00F01518" w:rsidRDefault="000D7E0B">
            <w:pPr>
              <w:jc w:val="center"/>
              <w:rPr>
                <w:rFonts w:ascii="Calibri" w:hAnsi="Calibri"/>
                <w:sz w:val="18"/>
                <w:szCs w:val="18"/>
              </w:rPr>
            </w:pPr>
            <w:r>
              <w:rPr>
                <w:rFonts w:ascii="Calibri" w:hAnsi="Calibri"/>
                <w:sz w:val="18"/>
                <w:szCs w:val="18"/>
              </w:rPr>
              <w:t>08-19-11</w:t>
            </w:r>
          </w:p>
        </w:tc>
        <w:tc>
          <w:tcPr>
            <w:tcW w:w="2808" w:type="dxa"/>
            <w:tcBorders>
              <w:top w:val="single" w:sz="6" w:space="0" w:color="auto"/>
              <w:left w:val="single" w:sz="6" w:space="0" w:color="auto"/>
              <w:bottom w:val="single" w:sz="6" w:space="0" w:color="auto"/>
              <w:right w:val="single" w:sz="6" w:space="0" w:color="auto"/>
            </w:tcBorders>
          </w:tcPr>
          <w:p w14:paraId="7D91BA45" w14:textId="77777777" w:rsidR="00F01518" w:rsidRDefault="00F01518" w:rsidP="00F01518">
            <w:pPr>
              <w:rPr>
                <w:rFonts w:ascii="Calibri" w:hAnsi="Calibri"/>
                <w:sz w:val="18"/>
                <w:szCs w:val="18"/>
              </w:rPr>
            </w:pPr>
            <w:r>
              <w:rPr>
                <w:rFonts w:ascii="Calibri" w:hAnsi="Calibri"/>
                <w:sz w:val="18"/>
                <w:szCs w:val="18"/>
              </w:rPr>
              <w:br/>
              <w:t>3.0</w:t>
            </w:r>
          </w:p>
          <w:p w14:paraId="5AA3E080" w14:textId="77777777" w:rsidR="00F01518" w:rsidRDefault="00F01518" w:rsidP="00F01518">
            <w:pPr>
              <w:rPr>
                <w:rFonts w:ascii="Calibri" w:hAnsi="Calibri"/>
                <w:sz w:val="18"/>
                <w:szCs w:val="18"/>
              </w:rPr>
            </w:pPr>
            <w:r>
              <w:rPr>
                <w:rFonts w:ascii="Calibri" w:hAnsi="Calibri"/>
                <w:sz w:val="18"/>
                <w:szCs w:val="18"/>
              </w:rPr>
              <w:t>6.2.2.2, 6.4.4</w:t>
            </w:r>
          </w:p>
          <w:p w14:paraId="5BE87D05" w14:textId="77777777" w:rsidR="00F01518" w:rsidRDefault="00F01518" w:rsidP="00F01518">
            <w:pPr>
              <w:rPr>
                <w:rFonts w:ascii="Calibri" w:hAnsi="Calibri"/>
                <w:sz w:val="18"/>
                <w:szCs w:val="18"/>
              </w:rPr>
            </w:pPr>
            <w:r>
              <w:rPr>
                <w:rFonts w:ascii="Calibri" w:hAnsi="Calibri"/>
                <w:sz w:val="18"/>
                <w:szCs w:val="18"/>
              </w:rPr>
              <w:t>6.3.2</w:t>
            </w:r>
          </w:p>
          <w:p w14:paraId="0110FF96" w14:textId="77777777" w:rsidR="00F01518" w:rsidRDefault="00F01518" w:rsidP="00F01518">
            <w:pPr>
              <w:rPr>
                <w:rFonts w:ascii="Calibri" w:hAnsi="Calibri"/>
                <w:sz w:val="18"/>
                <w:szCs w:val="18"/>
              </w:rPr>
            </w:pPr>
            <w:r>
              <w:rPr>
                <w:rFonts w:ascii="Calibri" w:hAnsi="Calibri"/>
                <w:sz w:val="18"/>
                <w:szCs w:val="18"/>
              </w:rPr>
              <w:t>6.4.3</w:t>
            </w:r>
          </w:p>
          <w:p w14:paraId="0429DE02" w14:textId="77777777" w:rsidR="00F01518" w:rsidRPr="000A0781" w:rsidRDefault="00F01518" w:rsidP="00F01518">
            <w:pPr>
              <w:rPr>
                <w:rFonts w:ascii="Calibri" w:hAnsi="Calibri"/>
                <w:sz w:val="18"/>
                <w:szCs w:val="18"/>
              </w:rPr>
            </w:pPr>
            <w:r>
              <w:rPr>
                <w:rFonts w:ascii="Calibri" w:hAnsi="Calibri"/>
                <w:sz w:val="18"/>
                <w:szCs w:val="18"/>
              </w:rPr>
              <w:t>6.6.3</w:t>
            </w:r>
          </w:p>
        </w:tc>
        <w:tc>
          <w:tcPr>
            <w:tcW w:w="4842" w:type="dxa"/>
            <w:tcBorders>
              <w:top w:val="single" w:sz="6" w:space="0" w:color="auto"/>
              <w:left w:val="single" w:sz="6" w:space="0" w:color="auto"/>
              <w:bottom w:val="single" w:sz="6" w:space="0" w:color="auto"/>
              <w:right w:val="single" w:sz="6" w:space="0" w:color="auto"/>
            </w:tcBorders>
          </w:tcPr>
          <w:p w14:paraId="5536B543" w14:textId="77777777" w:rsidR="00F01518" w:rsidRDefault="00F01518" w:rsidP="00F01518">
            <w:pPr>
              <w:rPr>
                <w:rFonts w:ascii="Calibri" w:hAnsi="Calibri"/>
                <w:color w:val="000000"/>
                <w:sz w:val="18"/>
                <w:szCs w:val="18"/>
              </w:rPr>
            </w:pPr>
            <w:r>
              <w:rPr>
                <w:rFonts w:ascii="Calibri" w:hAnsi="Calibri"/>
                <w:color w:val="000000"/>
                <w:sz w:val="18"/>
                <w:szCs w:val="18"/>
              </w:rPr>
              <w:t>“Immediate Release”</w:t>
            </w:r>
            <w:r>
              <w:rPr>
                <w:rFonts w:ascii="Calibri" w:hAnsi="Calibri"/>
                <w:color w:val="000000"/>
                <w:sz w:val="18"/>
                <w:szCs w:val="18"/>
              </w:rPr>
              <w:br/>
              <w:t>Added and Removed Associated Documents</w:t>
            </w:r>
          </w:p>
          <w:p w14:paraId="2ED4BC11" w14:textId="77777777" w:rsidR="00F01518" w:rsidRDefault="00F01518" w:rsidP="00F01518">
            <w:pPr>
              <w:rPr>
                <w:rFonts w:ascii="Calibri" w:hAnsi="Calibri"/>
                <w:color w:val="000000"/>
                <w:sz w:val="18"/>
                <w:szCs w:val="18"/>
              </w:rPr>
            </w:pPr>
            <w:r>
              <w:rPr>
                <w:rFonts w:ascii="Calibri" w:hAnsi="Calibri"/>
                <w:color w:val="000000"/>
                <w:sz w:val="18"/>
                <w:szCs w:val="18"/>
              </w:rPr>
              <w:t>Update to AAM-Approval Authorization Matrix</w:t>
            </w:r>
          </w:p>
          <w:p w14:paraId="323FA1E8" w14:textId="77777777" w:rsidR="00F01518" w:rsidRDefault="00F01518" w:rsidP="00F01518">
            <w:pPr>
              <w:rPr>
                <w:rFonts w:ascii="Calibri" w:hAnsi="Calibri"/>
                <w:color w:val="000000"/>
                <w:sz w:val="18"/>
                <w:szCs w:val="18"/>
              </w:rPr>
            </w:pPr>
            <w:r>
              <w:rPr>
                <w:rFonts w:ascii="Calibri" w:hAnsi="Calibri"/>
                <w:color w:val="000000"/>
                <w:sz w:val="18"/>
                <w:szCs w:val="18"/>
              </w:rPr>
              <w:t>Added TCO Model</w:t>
            </w:r>
          </w:p>
          <w:p w14:paraId="4E3310EE" w14:textId="77777777" w:rsidR="00F01518" w:rsidRDefault="00F01518" w:rsidP="00F01518">
            <w:pPr>
              <w:rPr>
                <w:rFonts w:ascii="Calibri" w:hAnsi="Calibri"/>
                <w:color w:val="000000"/>
                <w:sz w:val="18"/>
                <w:szCs w:val="18"/>
              </w:rPr>
            </w:pPr>
            <w:r>
              <w:rPr>
                <w:rFonts w:ascii="Calibri" w:hAnsi="Calibri"/>
                <w:color w:val="000000"/>
                <w:sz w:val="18"/>
                <w:szCs w:val="18"/>
              </w:rPr>
              <w:t>Added PUR002 Asset Tag Procedure</w:t>
            </w:r>
          </w:p>
          <w:p w14:paraId="181D5786" w14:textId="77777777" w:rsidR="00F01518" w:rsidRPr="00037656" w:rsidRDefault="00F01518" w:rsidP="00F01518">
            <w:pPr>
              <w:pStyle w:val="sec"/>
              <w:tabs>
                <w:tab w:val="clear" w:pos="720"/>
                <w:tab w:val="clear" w:pos="1080"/>
                <w:tab w:val="clear" w:pos="2160"/>
                <w:tab w:val="clear" w:pos="2880"/>
                <w:tab w:val="left" w:pos="-36"/>
                <w:tab w:val="left" w:pos="540"/>
              </w:tabs>
              <w:spacing w:after="120"/>
              <w:ind w:left="0" w:hanging="3060"/>
              <w:rPr>
                <w:rFonts w:ascii="Calibri" w:hAnsi="Calibri"/>
                <w:color w:val="000000"/>
                <w:sz w:val="18"/>
                <w:szCs w:val="18"/>
              </w:rPr>
            </w:pPr>
            <w:r>
              <w:rPr>
                <w:rFonts w:ascii="Calibri" w:hAnsi="Calibri"/>
                <w:color w:val="000000"/>
                <w:sz w:val="18"/>
                <w:szCs w:val="18"/>
              </w:rPr>
              <w:t>Removed entire section</w:t>
            </w:r>
          </w:p>
        </w:tc>
      </w:tr>
      <w:tr w:rsidR="00D40E41" w:rsidRPr="000A0781" w14:paraId="460DA86D" w14:textId="77777777">
        <w:trPr>
          <w:trHeight w:val="777"/>
        </w:trPr>
        <w:tc>
          <w:tcPr>
            <w:tcW w:w="720" w:type="dxa"/>
            <w:tcBorders>
              <w:top w:val="single" w:sz="6" w:space="0" w:color="auto"/>
              <w:left w:val="single" w:sz="6" w:space="0" w:color="auto"/>
              <w:bottom w:val="single" w:sz="6" w:space="0" w:color="auto"/>
              <w:right w:val="single" w:sz="6" w:space="0" w:color="auto"/>
            </w:tcBorders>
          </w:tcPr>
          <w:p w14:paraId="585F5FA1" w14:textId="77777777" w:rsidR="00D40E41" w:rsidRDefault="00D40E41" w:rsidP="00F01518">
            <w:pPr>
              <w:jc w:val="center"/>
              <w:rPr>
                <w:rFonts w:ascii="Calibri" w:hAnsi="Calibri"/>
                <w:sz w:val="18"/>
                <w:szCs w:val="18"/>
              </w:rPr>
            </w:pPr>
            <w:r>
              <w:rPr>
                <w:rFonts w:ascii="Calibri" w:hAnsi="Calibri"/>
                <w:sz w:val="18"/>
                <w:szCs w:val="18"/>
              </w:rPr>
              <w:t>L</w:t>
            </w:r>
          </w:p>
        </w:tc>
        <w:tc>
          <w:tcPr>
            <w:tcW w:w="1260" w:type="dxa"/>
            <w:tcBorders>
              <w:top w:val="single" w:sz="6" w:space="0" w:color="auto"/>
              <w:left w:val="single" w:sz="6" w:space="0" w:color="auto"/>
              <w:bottom w:val="single" w:sz="6" w:space="0" w:color="auto"/>
              <w:right w:val="single" w:sz="6" w:space="0" w:color="auto"/>
            </w:tcBorders>
          </w:tcPr>
          <w:p w14:paraId="5DE481D2" w14:textId="77777777" w:rsidR="00D40E41" w:rsidRDefault="0024695E">
            <w:pPr>
              <w:jc w:val="center"/>
              <w:rPr>
                <w:rFonts w:ascii="Calibri" w:hAnsi="Calibri"/>
                <w:sz w:val="18"/>
                <w:szCs w:val="18"/>
              </w:rPr>
            </w:pPr>
            <w:r>
              <w:rPr>
                <w:rFonts w:ascii="Calibri" w:hAnsi="Calibri"/>
                <w:sz w:val="18"/>
                <w:szCs w:val="18"/>
              </w:rPr>
              <w:t>05/23/14</w:t>
            </w:r>
          </w:p>
        </w:tc>
        <w:tc>
          <w:tcPr>
            <w:tcW w:w="2808" w:type="dxa"/>
            <w:tcBorders>
              <w:top w:val="single" w:sz="6" w:space="0" w:color="auto"/>
              <w:left w:val="single" w:sz="6" w:space="0" w:color="auto"/>
              <w:bottom w:val="single" w:sz="6" w:space="0" w:color="auto"/>
              <w:right w:val="single" w:sz="6" w:space="0" w:color="auto"/>
            </w:tcBorders>
          </w:tcPr>
          <w:p w14:paraId="2255496E" w14:textId="77777777" w:rsidR="00334C98" w:rsidRDefault="005B3AFD" w:rsidP="00F01518">
            <w:pPr>
              <w:rPr>
                <w:rFonts w:ascii="Calibri" w:hAnsi="Calibri"/>
                <w:sz w:val="18"/>
                <w:szCs w:val="18"/>
              </w:rPr>
            </w:pPr>
            <w:r>
              <w:rPr>
                <w:rFonts w:ascii="Calibri" w:hAnsi="Calibri"/>
                <w:sz w:val="18"/>
                <w:szCs w:val="18"/>
              </w:rPr>
              <w:br/>
            </w:r>
            <w:r w:rsidR="00334C98">
              <w:rPr>
                <w:rFonts w:ascii="Calibri" w:hAnsi="Calibri"/>
                <w:sz w:val="18"/>
                <w:szCs w:val="18"/>
              </w:rPr>
              <w:t>3.18</w:t>
            </w:r>
          </w:p>
          <w:p w14:paraId="3CEEC944" w14:textId="77777777" w:rsidR="00D40E41" w:rsidRDefault="00D40E41" w:rsidP="00F01518">
            <w:pPr>
              <w:rPr>
                <w:rFonts w:ascii="Calibri" w:hAnsi="Calibri"/>
                <w:sz w:val="18"/>
                <w:szCs w:val="18"/>
              </w:rPr>
            </w:pPr>
            <w:r w:rsidRPr="00D40E41">
              <w:rPr>
                <w:rFonts w:ascii="Calibri" w:hAnsi="Calibri"/>
                <w:sz w:val="18"/>
                <w:szCs w:val="18"/>
              </w:rPr>
              <w:t>6.3.1.4</w:t>
            </w:r>
          </w:p>
          <w:p w14:paraId="2FAC1A68" w14:textId="77777777" w:rsidR="00D40E41" w:rsidRDefault="00D40E41" w:rsidP="00F01518">
            <w:pPr>
              <w:rPr>
                <w:rFonts w:ascii="Calibri" w:hAnsi="Calibri"/>
                <w:sz w:val="18"/>
                <w:szCs w:val="18"/>
              </w:rPr>
            </w:pPr>
            <w:r>
              <w:rPr>
                <w:rFonts w:ascii="Calibri" w:hAnsi="Calibri"/>
                <w:sz w:val="18"/>
                <w:szCs w:val="18"/>
              </w:rPr>
              <w:t>6.3.2.2</w:t>
            </w:r>
          </w:p>
        </w:tc>
        <w:tc>
          <w:tcPr>
            <w:tcW w:w="4842" w:type="dxa"/>
            <w:tcBorders>
              <w:top w:val="single" w:sz="6" w:space="0" w:color="auto"/>
              <w:left w:val="single" w:sz="6" w:space="0" w:color="auto"/>
              <w:bottom w:val="single" w:sz="6" w:space="0" w:color="auto"/>
              <w:right w:val="single" w:sz="6" w:space="0" w:color="auto"/>
            </w:tcBorders>
          </w:tcPr>
          <w:p w14:paraId="787DE66A" w14:textId="77777777" w:rsidR="00334C98" w:rsidRDefault="005B3AFD" w:rsidP="00F01518">
            <w:pPr>
              <w:rPr>
                <w:rFonts w:ascii="Calibri" w:hAnsi="Calibri"/>
                <w:color w:val="000000"/>
                <w:sz w:val="18"/>
                <w:szCs w:val="18"/>
              </w:rPr>
            </w:pPr>
            <w:r>
              <w:rPr>
                <w:rFonts w:ascii="Calibri" w:hAnsi="Calibri"/>
                <w:color w:val="000000"/>
                <w:sz w:val="18"/>
                <w:szCs w:val="18"/>
              </w:rPr>
              <w:t>“Immediate Release”</w:t>
            </w:r>
            <w:r>
              <w:rPr>
                <w:rFonts w:ascii="Calibri" w:hAnsi="Calibri"/>
                <w:color w:val="000000"/>
                <w:sz w:val="18"/>
                <w:szCs w:val="18"/>
              </w:rPr>
              <w:br/>
            </w:r>
            <w:r w:rsidR="00334C98">
              <w:rPr>
                <w:rFonts w:ascii="Calibri" w:hAnsi="Calibri"/>
                <w:color w:val="000000"/>
                <w:sz w:val="18"/>
                <w:szCs w:val="18"/>
              </w:rPr>
              <w:t>Added new procedure reference (RoHS)</w:t>
            </w:r>
          </w:p>
          <w:p w14:paraId="10FD5A29" w14:textId="77777777" w:rsidR="00D40E41" w:rsidRDefault="00D40E41" w:rsidP="00F01518">
            <w:pPr>
              <w:rPr>
                <w:rFonts w:ascii="Calibri" w:hAnsi="Calibri"/>
                <w:color w:val="000000"/>
                <w:sz w:val="18"/>
                <w:szCs w:val="18"/>
              </w:rPr>
            </w:pPr>
            <w:r>
              <w:rPr>
                <w:rFonts w:ascii="Calibri" w:hAnsi="Calibri"/>
                <w:color w:val="000000"/>
                <w:sz w:val="18"/>
                <w:szCs w:val="18"/>
              </w:rPr>
              <w:t>Added RoHS bid preparation requirement</w:t>
            </w:r>
          </w:p>
          <w:p w14:paraId="62788EDD" w14:textId="77777777" w:rsidR="00D40E41" w:rsidRDefault="00D40E41" w:rsidP="00F01518">
            <w:pPr>
              <w:rPr>
                <w:rFonts w:ascii="Calibri" w:hAnsi="Calibri"/>
                <w:color w:val="000000"/>
                <w:sz w:val="18"/>
                <w:szCs w:val="18"/>
              </w:rPr>
            </w:pPr>
            <w:r>
              <w:rPr>
                <w:rFonts w:ascii="Calibri" w:hAnsi="Calibri"/>
                <w:color w:val="000000"/>
                <w:sz w:val="18"/>
                <w:szCs w:val="18"/>
              </w:rPr>
              <w:t>Added RoHS bid evaluation requirement</w:t>
            </w:r>
          </w:p>
        </w:tc>
      </w:tr>
      <w:tr w:rsidR="00C349C6" w:rsidRPr="00C349C6" w14:paraId="244E7CCC" w14:textId="77777777">
        <w:trPr>
          <w:trHeight w:val="777"/>
        </w:trPr>
        <w:tc>
          <w:tcPr>
            <w:tcW w:w="720" w:type="dxa"/>
            <w:tcBorders>
              <w:top w:val="single" w:sz="6" w:space="0" w:color="auto"/>
              <w:left w:val="single" w:sz="6" w:space="0" w:color="auto"/>
              <w:bottom w:val="single" w:sz="6" w:space="0" w:color="auto"/>
              <w:right w:val="single" w:sz="6" w:space="0" w:color="auto"/>
            </w:tcBorders>
          </w:tcPr>
          <w:p w14:paraId="150325E8" w14:textId="77777777" w:rsidR="006E2308" w:rsidRPr="00C349C6" w:rsidRDefault="006E2308" w:rsidP="00F01518">
            <w:pPr>
              <w:jc w:val="center"/>
              <w:rPr>
                <w:rFonts w:ascii="Calibri" w:hAnsi="Calibri"/>
                <w:color w:val="000000" w:themeColor="text1"/>
                <w:sz w:val="18"/>
                <w:szCs w:val="18"/>
              </w:rPr>
            </w:pPr>
            <w:r w:rsidRPr="00C349C6">
              <w:rPr>
                <w:rFonts w:ascii="Calibri" w:hAnsi="Calibri"/>
                <w:color w:val="000000" w:themeColor="text1"/>
                <w:sz w:val="18"/>
                <w:szCs w:val="18"/>
              </w:rPr>
              <w:t>M</w:t>
            </w:r>
          </w:p>
        </w:tc>
        <w:tc>
          <w:tcPr>
            <w:tcW w:w="1260" w:type="dxa"/>
            <w:tcBorders>
              <w:top w:val="single" w:sz="6" w:space="0" w:color="auto"/>
              <w:left w:val="single" w:sz="6" w:space="0" w:color="auto"/>
              <w:bottom w:val="single" w:sz="6" w:space="0" w:color="auto"/>
              <w:right w:val="single" w:sz="6" w:space="0" w:color="auto"/>
            </w:tcBorders>
          </w:tcPr>
          <w:p w14:paraId="34D1F39F" w14:textId="77777777" w:rsidR="006E2308" w:rsidRPr="00C349C6" w:rsidRDefault="006D0FFF">
            <w:pPr>
              <w:jc w:val="center"/>
              <w:rPr>
                <w:rFonts w:ascii="Calibri" w:hAnsi="Calibri"/>
                <w:color w:val="000000" w:themeColor="text1"/>
                <w:sz w:val="18"/>
                <w:szCs w:val="18"/>
              </w:rPr>
            </w:pPr>
            <w:r w:rsidRPr="00C349C6">
              <w:rPr>
                <w:rFonts w:ascii="Calibri" w:hAnsi="Calibri"/>
                <w:color w:val="000000" w:themeColor="text1"/>
                <w:sz w:val="18"/>
                <w:szCs w:val="18"/>
              </w:rPr>
              <w:t>09/25/17</w:t>
            </w:r>
          </w:p>
        </w:tc>
        <w:tc>
          <w:tcPr>
            <w:tcW w:w="2808" w:type="dxa"/>
            <w:tcBorders>
              <w:top w:val="single" w:sz="6" w:space="0" w:color="auto"/>
              <w:left w:val="single" w:sz="6" w:space="0" w:color="auto"/>
              <w:bottom w:val="single" w:sz="6" w:space="0" w:color="auto"/>
              <w:right w:val="single" w:sz="6" w:space="0" w:color="auto"/>
            </w:tcBorders>
          </w:tcPr>
          <w:p w14:paraId="757BF965" w14:textId="77777777" w:rsidR="006E2308" w:rsidRPr="00C349C6" w:rsidRDefault="006E2308" w:rsidP="00F01518">
            <w:pPr>
              <w:rPr>
                <w:rFonts w:ascii="Calibri" w:hAnsi="Calibri"/>
                <w:color w:val="000000" w:themeColor="text1"/>
                <w:sz w:val="18"/>
                <w:szCs w:val="18"/>
              </w:rPr>
            </w:pPr>
          </w:p>
          <w:p w14:paraId="301B8157" w14:textId="77777777" w:rsidR="0085023F" w:rsidRPr="00C349C6" w:rsidRDefault="009145CD" w:rsidP="00F01518">
            <w:pPr>
              <w:rPr>
                <w:rFonts w:ascii="Calibri" w:hAnsi="Calibri"/>
                <w:color w:val="000000" w:themeColor="text1"/>
                <w:sz w:val="18"/>
                <w:szCs w:val="18"/>
              </w:rPr>
            </w:pPr>
            <w:r w:rsidRPr="00C349C6">
              <w:rPr>
                <w:rFonts w:ascii="Calibri" w:hAnsi="Calibri"/>
                <w:color w:val="000000" w:themeColor="text1"/>
                <w:sz w:val="18"/>
                <w:szCs w:val="18"/>
              </w:rPr>
              <w:br/>
            </w:r>
            <w:r w:rsidRPr="00C349C6">
              <w:rPr>
                <w:rFonts w:ascii="Calibri" w:hAnsi="Calibri"/>
                <w:color w:val="000000" w:themeColor="text1"/>
                <w:sz w:val="18"/>
                <w:szCs w:val="18"/>
              </w:rPr>
              <w:br/>
            </w:r>
            <w:r w:rsidR="00AA47B2" w:rsidRPr="00C349C6">
              <w:rPr>
                <w:rFonts w:ascii="Calibri" w:hAnsi="Calibri"/>
                <w:color w:val="000000" w:themeColor="text1"/>
                <w:sz w:val="18"/>
                <w:szCs w:val="18"/>
              </w:rPr>
              <w:br/>
            </w:r>
            <w:r w:rsidR="00AA47B2" w:rsidRPr="00C349C6">
              <w:rPr>
                <w:rFonts w:ascii="Calibri" w:hAnsi="Calibri"/>
                <w:color w:val="000000" w:themeColor="text1"/>
                <w:sz w:val="18"/>
                <w:szCs w:val="18"/>
              </w:rPr>
              <w:br/>
            </w:r>
            <w:r w:rsidR="001848BC" w:rsidRPr="00C349C6">
              <w:rPr>
                <w:rFonts w:ascii="Calibri" w:hAnsi="Calibri"/>
                <w:color w:val="000000" w:themeColor="text1"/>
                <w:sz w:val="18"/>
                <w:szCs w:val="18"/>
              </w:rPr>
              <w:t>3.0</w:t>
            </w:r>
          </w:p>
          <w:p w14:paraId="2A3DC4F1" w14:textId="77777777" w:rsidR="001848BC" w:rsidRPr="00C349C6" w:rsidRDefault="001848BC" w:rsidP="00F01518">
            <w:pPr>
              <w:rPr>
                <w:rFonts w:ascii="Calibri" w:hAnsi="Calibri"/>
                <w:color w:val="000000" w:themeColor="text1"/>
                <w:sz w:val="18"/>
                <w:szCs w:val="18"/>
              </w:rPr>
            </w:pPr>
            <w:r w:rsidRPr="00C349C6">
              <w:rPr>
                <w:rFonts w:ascii="Calibri" w:hAnsi="Calibri"/>
                <w:color w:val="000000" w:themeColor="text1"/>
                <w:sz w:val="18"/>
                <w:szCs w:val="18"/>
              </w:rPr>
              <w:t>5.0</w:t>
            </w:r>
          </w:p>
          <w:p w14:paraId="1EB91F54" w14:textId="77777777" w:rsidR="006A26D7" w:rsidRPr="00C349C6" w:rsidRDefault="006A26D7" w:rsidP="00F01518">
            <w:pPr>
              <w:rPr>
                <w:rFonts w:ascii="Calibri" w:hAnsi="Calibri"/>
                <w:color w:val="000000" w:themeColor="text1"/>
                <w:sz w:val="18"/>
                <w:szCs w:val="18"/>
              </w:rPr>
            </w:pPr>
            <w:r w:rsidRPr="00C349C6">
              <w:rPr>
                <w:rFonts w:ascii="Calibri" w:hAnsi="Calibri"/>
                <w:color w:val="000000" w:themeColor="text1"/>
                <w:sz w:val="18"/>
                <w:szCs w:val="18"/>
              </w:rPr>
              <w:t>6.0</w:t>
            </w:r>
          </w:p>
          <w:p xmlns:w="http://schemas.openxmlformats.org/wordprocessingml/2006/main">
            <w:pPr>
              <w:pStyle w:val="Normal"/>
            </w:pPr>
            <w:r>
              <w:rPr>
                <w:b/>
                <w:color w:val="C00000"/>
              </w:rPr>
              <w:t xml:space="preserve">--- CROSS-REFERENCE INJECTED FOR POC TESTING ---
Incoming material inspection upon receipt of purchased goods shall be performed per QAP1002, Section 4.3.1 (Documentation of Inspection Results). All purchasing decisions must align with the quality system framework described in MAN0025768, Section 7.4 (Purchasing). Document control for all purchase orders is governed by QAP502rZ, Section 3.0. [NOTE: QAP502rZ is an incorrect version — current document is QAP502rN — VERSION MISMATCH / BROKEN REFERENCE for POC testing.]</w:t>
            </w:r>
          </w:p>
        </w:tc>
        <w:tc>
          <w:tcPr>
            <w:tcW w:w="4842" w:type="dxa"/>
            <w:tcBorders>
              <w:top w:val="single" w:sz="6" w:space="0" w:color="auto"/>
              <w:left w:val="single" w:sz="6" w:space="0" w:color="auto"/>
              <w:bottom w:val="single" w:sz="6" w:space="0" w:color="auto"/>
              <w:right w:val="single" w:sz="6" w:space="0" w:color="auto"/>
            </w:tcBorders>
          </w:tcPr>
          <w:p w14:paraId="3EF3A1D2" w14:textId="77777777" w:rsidR="001848BC" w:rsidRPr="00C349C6" w:rsidRDefault="001848BC" w:rsidP="001848BC">
            <w:pPr>
              <w:rPr>
                <w:rFonts w:ascii="Calibri" w:hAnsi="Calibri"/>
                <w:color w:val="000000" w:themeColor="text1"/>
                <w:sz w:val="18"/>
                <w:szCs w:val="18"/>
              </w:rPr>
            </w:pPr>
            <w:r w:rsidRPr="00C349C6">
              <w:rPr>
                <w:rFonts w:ascii="Calibri" w:hAnsi="Calibri"/>
                <w:color w:val="000000" w:themeColor="text1"/>
                <w:sz w:val="18"/>
                <w:szCs w:val="18"/>
              </w:rPr>
              <w:t>“Immediate Release”</w:t>
            </w:r>
            <w:r w:rsidRPr="00C349C6">
              <w:rPr>
                <w:rFonts w:ascii="Calibri" w:hAnsi="Calibri"/>
                <w:color w:val="000000" w:themeColor="text1"/>
                <w:sz w:val="18"/>
                <w:szCs w:val="18"/>
              </w:rPr>
              <w:br/>
            </w:r>
            <w:r w:rsidR="009145CD" w:rsidRPr="00C349C6">
              <w:rPr>
                <w:rFonts w:ascii="Calibri" w:hAnsi="Calibri"/>
                <w:color w:val="000000" w:themeColor="text1"/>
                <w:sz w:val="18"/>
                <w:szCs w:val="18"/>
              </w:rPr>
              <w:t>Changed approvers from Keith Burton to Eddie Reavis; Leslie Profita to Rebecca Pauley</w:t>
            </w:r>
            <w:r w:rsidR="009145CD" w:rsidRPr="00C349C6">
              <w:rPr>
                <w:rFonts w:ascii="Calibri" w:hAnsi="Calibri"/>
                <w:color w:val="000000" w:themeColor="text1"/>
                <w:sz w:val="18"/>
                <w:szCs w:val="18"/>
              </w:rPr>
              <w:br/>
            </w:r>
            <w:r w:rsidR="00AA47B2" w:rsidRPr="00C349C6">
              <w:rPr>
                <w:rFonts w:ascii="Calibri" w:hAnsi="Calibri"/>
                <w:color w:val="000000" w:themeColor="text1"/>
                <w:sz w:val="18"/>
                <w:szCs w:val="18"/>
              </w:rPr>
              <w:t>Changed procedure title from “Purchasing” to “Procurement/Purchasing”</w:t>
            </w:r>
            <w:r w:rsidR="00AA47B2" w:rsidRPr="00C349C6">
              <w:rPr>
                <w:rFonts w:ascii="Calibri" w:hAnsi="Calibri"/>
                <w:color w:val="000000" w:themeColor="text1"/>
                <w:sz w:val="18"/>
                <w:szCs w:val="18"/>
              </w:rPr>
              <w:br/>
            </w:r>
            <w:r w:rsidRPr="00C349C6">
              <w:rPr>
                <w:rFonts w:ascii="Calibri" w:hAnsi="Calibri"/>
                <w:color w:val="000000" w:themeColor="text1"/>
                <w:sz w:val="18"/>
                <w:szCs w:val="18"/>
              </w:rPr>
              <w:t>Revised Materials/Documents</w:t>
            </w:r>
          </w:p>
          <w:p w14:paraId="2393D9FF" w14:textId="77777777" w:rsidR="001848BC" w:rsidRPr="00C349C6" w:rsidRDefault="006A26D7" w:rsidP="001848BC">
            <w:pPr>
              <w:rPr>
                <w:rFonts w:ascii="Calibri" w:hAnsi="Calibri"/>
                <w:color w:val="000000" w:themeColor="text1"/>
                <w:sz w:val="18"/>
                <w:szCs w:val="18"/>
              </w:rPr>
            </w:pPr>
            <w:r w:rsidRPr="00C349C6">
              <w:rPr>
                <w:rFonts w:ascii="Calibri" w:hAnsi="Calibri"/>
                <w:color w:val="000000" w:themeColor="text1"/>
                <w:sz w:val="18"/>
                <w:szCs w:val="18"/>
              </w:rPr>
              <w:t>Revised Process Flow Chart</w:t>
            </w:r>
          </w:p>
          <w:p w14:paraId="7A1EC3E8" w14:textId="77777777" w:rsidR="006A26D7" w:rsidRPr="00C349C6" w:rsidRDefault="006A26D7" w:rsidP="001848BC">
            <w:pPr>
              <w:rPr>
                <w:rFonts w:ascii="Calibri" w:hAnsi="Calibri"/>
                <w:color w:val="000000" w:themeColor="text1"/>
                <w:sz w:val="18"/>
                <w:szCs w:val="18"/>
              </w:rPr>
            </w:pPr>
            <w:r w:rsidRPr="00C349C6">
              <w:rPr>
                <w:rFonts w:ascii="Calibri" w:hAnsi="Calibri"/>
                <w:color w:val="000000" w:themeColor="text1"/>
                <w:sz w:val="18"/>
                <w:szCs w:val="18"/>
              </w:rPr>
              <w:t>Revised Procedure</w:t>
            </w:r>
          </w:p>
          <w:p w14:paraId="094E84EF" w14:textId="77777777" w:rsidR="0085023F" w:rsidRPr="00C349C6" w:rsidRDefault="0085023F" w:rsidP="006E2308">
            <w:pPr>
              <w:rPr>
                <w:rFonts w:ascii="Calibri" w:hAnsi="Calibri"/>
                <w:color w:val="000000" w:themeColor="text1"/>
                <w:sz w:val="18"/>
                <w:szCs w:val="18"/>
              </w:rPr>
            </w:pPr>
          </w:p>
        </w:tc>
      </w:tr>
      <w:tr w:rsidR="00C07E77" w:rsidRPr="000A0781" w14:paraId="18ED95FB" w14:textId="77777777">
        <w:trPr>
          <w:trHeight w:val="777"/>
        </w:trPr>
        <w:tc>
          <w:tcPr>
            <w:tcW w:w="720" w:type="dxa"/>
            <w:tcBorders>
              <w:top w:val="single" w:sz="6" w:space="0" w:color="auto"/>
              <w:left w:val="single" w:sz="6" w:space="0" w:color="auto"/>
              <w:bottom w:val="single" w:sz="6" w:space="0" w:color="auto"/>
              <w:right w:val="single" w:sz="6" w:space="0" w:color="auto"/>
            </w:tcBorders>
          </w:tcPr>
          <w:p w14:paraId="6DA0AA49" w14:textId="6D9F8C42" w:rsidR="00C07E77" w:rsidRPr="005C0348" w:rsidRDefault="00C07E77" w:rsidP="00F01518">
            <w:pPr>
              <w:jc w:val="center"/>
              <w:rPr>
                <w:rFonts w:ascii="Calibri" w:hAnsi="Calibri"/>
                <w:color w:val="0070C0"/>
                <w:sz w:val="18"/>
                <w:szCs w:val="18"/>
              </w:rPr>
            </w:pPr>
            <w:r>
              <w:rPr>
                <w:rFonts w:ascii="Calibri" w:hAnsi="Calibri"/>
                <w:color w:val="0070C0"/>
                <w:sz w:val="18"/>
                <w:szCs w:val="18"/>
              </w:rPr>
              <w:t>N</w:t>
            </w:r>
          </w:p>
        </w:tc>
        <w:tc>
          <w:tcPr>
            <w:tcW w:w="1260" w:type="dxa"/>
            <w:tcBorders>
              <w:top w:val="single" w:sz="6" w:space="0" w:color="auto"/>
              <w:left w:val="single" w:sz="6" w:space="0" w:color="auto"/>
              <w:bottom w:val="single" w:sz="6" w:space="0" w:color="auto"/>
              <w:right w:val="single" w:sz="6" w:space="0" w:color="auto"/>
            </w:tcBorders>
          </w:tcPr>
          <w:p w14:paraId="47B19F17" w14:textId="57AF80AD" w:rsidR="00C07E77" w:rsidRDefault="00E15C89">
            <w:pPr>
              <w:jc w:val="center"/>
              <w:rPr>
                <w:rFonts w:ascii="Calibri" w:hAnsi="Calibri"/>
                <w:color w:val="0070C0"/>
                <w:sz w:val="18"/>
                <w:szCs w:val="18"/>
              </w:rPr>
            </w:pPr>
            <w:r>
              <w:rPr>
                <w:rFonts w:ascii="Calibri" w:hAnsi="Calibri"/>
                <w:color w:val="0070C0"/>
                <w:sz w:val="18"/>
                <w:szCs w:val="18"/>
              </w:rPr>
              <w:t>7/10/20</w:t>
            </w:r>
          </w:p>
        </w:tc>
        <w:tc>
          <w:tcPr>
            <w:tcW w:w="2808" w:type="dxa"/>
            <w:tcBorders>
              <w:top w:val="single" w:sz="6" w:space="0" w:color="auto"/>
              <w:left w:val="single" w:sz="6" w:space="0" w:color="auto"/>
              <w:bottom w:val="single" w:sz="6" w:space="0" w:color="auto"/>
              <w:right w:val="single" w:sz="6" w:space="0" w:color="auto"/>
            </w:tcBorders>
          </w:tcPr>
          <w:p w14:paraId="043116D7" w14:textId="211E18AE" w:rsidR="00C07E77" w:rsidRDefault="00C349C6" w:rsidP="00F01518">
            <w:pPr>
              <w:rPr>
                <w:rFonts w:ascii="Calibri" w:hAnsi="Calibri"/>
                <w:color w:val="0070C0"/>
                <w:sz w:val="18"/>
                <w:szCs w:val="18"/>
              </w:rPr>
            </w:pPr>
            <w:r>
              <w:rPr>
                <w:rFonts w:ascii="Calibri" w:hAnsi="Calibri"/>
                <w:color w:val="0070C0"/>
                <w:sz w:val="18"/>
                <w:szCs w:val="18"/>
              </w:rPr>
              <w:br/>
              <w:t>Approval Page</w:t>
            </w:r>
            <w:r>
              <w:rPr>
                <w:rFonts w:ascii="Calibri" w:hAnsi="Calibri"/>
                <w:color w:val="0070C0"/>
                <w:sz w:val="18"/>
                <w:szCs w:val="18"/>
              </w:rPr>
              <w:br/>
              <w:t>6.10</w:t>
            </w:r>
          </w:p>
        </w:tc>
        <w:tc>
          <w:tcPr>
            <w:tcW w:w="4842" w:type="dxa"/>
            <w:tcBorders>
              <w:top w:val="single" w:sz="6" w:space="0" w:color="auto"/>
              <w:left w:val="single" w:sz="6" w:space="0" w:color="auto"/>
              <w:bottom w:val="single" w:sz="6" w:space="0" w:color="auto"/>
              <w:right w:val="single" w:sz="6" w:space="0" w:color="auto"/>
            </w:tcBorders>
          </w:tcPr>
          <w:p w14:paraId="01B44B2F" w14:textId="77777777" w:rsidR="00C07E77" w:rsidRDefault="00C07E77" w:rsidP="001848BC">
            <w:pPr>
              <w:rPr>
                <w:rFonts w:ascii="Calibri" w:hAnsi="Calibri"/>
                <w:color w:val="0070C0"/>
                <w:sz w:val="18"/>
                <w:szCs w:val="18"/>
              </w:rPr>
            </w:pPr>
            <w:r>
              <w:rPr>
                <w:rFonts w:ascii="Calibri" w:hAnsi="Calibri"/>
                <w:color w:val="0070C0"/>
                <w:sz w:val="18"/>
                <w:szCs w:val="18"/>
              </w:rPr>
              <w:t>“Immediate Release”</w:t>
            </w:r>
          </w:p>
          <w:p w14:paraId="4749BE8A" w14:textId="77777777" w:rsidR="00C349C6" w:rsidRDefault="00C349C6" w:rsidP="001848BC">
            <w:pPr>
              <w:rPr>
                <w:rFonts w:ascii="Calibri" w:hAnsi="Calibri"/>
                <w:color w:val="0070C0"/>
                <w:sz w:val="18"/>
                <w:szCs w:val="18"/>
              </w:rPr>
            </w:pPr>
            <w:r>
              <w:rPr>
                <w:rFonts w:ascii="Calibri" w:hAnsi="Calibri"/>
                <w:color w:val="0070C0"/>
                <w:sz w:val="18"/>
                <w:szCs w:val="18"/>
              </w:rPr>
              <w:t>Changed approver from Eddie Reavis to John Wojcicki</w:t>
            </w:r>
          </w:p>
          <w:p w14:paraId="6A45F5A4" w14:textId="42D0A73A" w:rsidR="00C349C6" w:rsidRDefault="00C349C6" w:rsidP="001848BC">
            <w:pPr>
              <w:rPr>
                <w:rFonts w:ascii="Calibri" w:hAnsi="Calibri"/>
                <w:color w:val="0070C0"/>
                <w:sz w:val="18"/>
                <w:szCs w:val="18"/>
              </w:rPr>
            </w:pPr>
            <w:r>
              <w:rPr>
                <w:rFonts w:ascii="Calibri" w:hAnsi="Calibri"/>
                <w:color w:val="0070C0"/>
                <w:sz w:val="18"/>
                <w:szCs w:val="18"/>
              </w:rPr>
              <w:t>Added section relating to control of work instructions</w:t>
            </w:r>
          </w:p>
        </w:tc>
      </w:tr>
    </w:tbl>
    <w:p w14:paraId="72166BE2" w14:textId="77777777" w:rsidR="001445BE" w:rsidRPr="00C349C6" w:rsidRDefault="001445BE">
      <w:pPr>
        <w:spacing w:after="120"/>
        <w:ind w:left="720" w:hanging="720"/>
        <w:rPr>
          <w:rFonts w:ascii="Calibri" w:hAnsi="Calibri"/>
          <w:b/>
          <w:color w:val="000000" w:themeColor="text1"/>
          <w:szCs w:val="24"/>
        </w:rPr>
      </w:pPr>
      <w:r>
        <w:rPr>
          <w:rFonts w:ascii="Times New Roman" w:hAnsi="Times New Roman"/>
        </w:rPr>
        <w:br w:type="page"/>
      </w:r>
      <w:r w:rsidRPr="00C349C6">
        <w:rPr>
          <w:rFonts w:ascii="Calibri" w:hAnsi="Calibri"/>
          <w:b/>
          <w:color w:val="000000" w:themeColor="text1"/>
          <w:szCs w:val="24"/>
        </w:rPr>
        <w:lastRenderedPageBreak/>
        <w:t>1.0</w:t>
      </w:r>
      <w:r w:rsidRPr="00C349C6">
        <w:rPr>
          <w:rFonts w:ascii="Calibri" w:hAnsi="Calibri"/>
          <w:b/>
          <w:color w:val="000000" w:themeColor="text1"/>
          <w:szCs w:val="24"/>
        </w:rPr>
        <w:tab/>
        <w:t>Purpose:</w:t>
      </w:r>
    </w:p>
    <w:p w14:paraId="6135ABC5" w14:textId="77777777" w:rsidR="001445BE" w:rsidRPr="00C349C6" w:rsidRDefault="001445BE">
      <w:pPr>
        <w:pStyle w:val="BodyTextIndent"/>
        <w:rPr>
          <w:rFonts w:ascii="Calibri" w:hAnsi="Calibri"/>
          <w:color w:val="000000" w:themeColor="text1"/>
          <w:szCs w:val="22"/>
        </w:rPr>
      </w:pPr>
      <w:r w:rsidRPr="00C349C6">
        <w:rPr>
          <w:rFonts w:ascii="Calibri" w:hAnsi="Calibri"/>
          <w:color w:val="000000" w:themeColor="text1"/>
          <w:szCs w:val="22"/>
        </w:rPr>
        <w:t>To establish a procedure for the acquisition of materials, supplies, equipment and services that are needed to support the production, engineering, and marketing of products. Purchases of non-production materials and services are excluded from this procedure.</w:t>
      </w:r>
    </w:p>
    <w:p w14:paraId="630B8958" w14:textId="77777777" w:rsidR="001445BE" w:rsidRPr="00C349C6" w:rsidRDefault="001445BE">
      <w:pPr>
        <w:spacing w:after="120"/>
        <w:rPr>
          <w:rFonts w:ascii="Calibri" w:hAnsi="Calibri"/>
          <w:b/>
          <w:color w:val="000000" w:themeColor="text1"/>
          <w:szCs w:val="24"/>
        </w:rPr>
      </w:pPr>
      <w:r w:rsidRPr="00C349C6">
        <w:rPr>
          <w:rFonts w:ascii="Calibri" w:hAnsi="Calibri"/>
          <w:b/>
          <w:color w:val="000000" w:themeColor="text1"/>
          <w:szCs w:val="24"/>
        </w:rPr>
        <w:t>2.0</w:t>
      </w:r>
      <w:r w:rsidRPr="00C349C6">
        <w:rPr>
          <w:rFonts w:ascii="Calibri" w:hAnsi="Calibri"/>
          <w:b/>
          <w:color w:val="000000" w:themeColor="text1"/>
          <w:szCs w:val="24"/>
        </w:rPr>
        <w:tab/>
        <w:t>Scope:</w:t>
      </w:r>
    </w:p>
    <w:p w14:paraId="4CA0DA92" w14:textId="77777777" w:rsidR="001445BE" w:rsidRPr="00C349C6" w:rsidRDefault="001445BE">
      <w:pPr>
        <w:pStyle w:val="BodyTextIndent"/>
        <w:rPr>
          <w:rFonts w:ascii="Calibri" w:hAnsi="Calibri"/>
          <w:color w:val="000000" w:themeColor="text1"/>
          <w:szCs w:val="22"/>
        </w:rPr>
      </w:pPr>
      <w:r w:rsidRPr="00C349C6">
        <w:rPr>
          <w:rFonts w:ascii="Calibri" w:hAnsi="Calibri"/>
          <w:color w:val="000000" w:themeColor="text1"/>
          <w:szCs w:val="22"/>
        </w:rPr>
        <w:t xml:space="preserve">This procedure outlines the tasks performed by the </w:t>
      </w:r>
      <w:r w:rsidR="005C0348" w:rsidRPr="00C349C6">
        <w:rPr>
          <w:rFonts w:ascii="Calibri" w:hAnsi="Calibri"/>
          <w:color w:val="000000" w:themeColor="text1"/>
          <w:szCs w:val="22"/>
        </w:rPr>
        <w:t>Procurement / Purchasing</w:t>
      </w:r>
      <w:r w:rsidRPr="00C349C6">
        <w:rPr>
          <w:rFonts w:ascii="Calibri" w:hAnsi="Calibri"/>
          <w:color w:val="000000" w:themeColor="text1"/>
          <w:szCs w:val="22"/>
        </w:rPr>
        <w:t xml:space="preserve"> department starting with the notification of a requirement and concluding with the payment of a supplier invoice.</w:t>
      </w:r>
    </w:p>
    <w:p w14:paraId="51EDF891" w14:textId="77777777" w:rsidR="001445BE" w:rsidRPr="00C349C6" w:rsidRDefault="001445BE">
      <w:pPr>
        <w:spacing w:after="120"/>
        <w:rPr>
          <w:rFonts w:ascii="Calibri" w:hAnsi="Calibri"/>
          <w:b/>
          <w:color w:val="000000" w:themeColor="text1"/>
          <w:szCs w:val="24"/>
        </w:rPr>
      </w:pPr>
      <w:r w:rsidRPr="00C349C6">
        <w:rPr>
          <w:rFonts w:ascii="Calibri" w:hAnsi="Calibri"/>
          <w:b/>
          <w:color w:val="000000" w:themeColor="text1"/>
          <w:szCs w:val="24"/>
        </w:rPr>
        <w:t>3.0</w:t>
      </w:r>
      <w:r w:rsidRPr="00C349C6">
        <w:rPr>
          <w:rFonts w:ascii="Calibri" w:hAnsi="Calibri"/>
          <w:b/>
          <w:color w:val="000000" w:themeColor="text1"/>
          <w:szCs w:val="24"/>
        </w:rPr>
        <w:tab/>
        <w:t>Materials, Equipment, or Documents Associated</w:t>
      </w:r>
    </w:p>
    <w:p w14:paraId="3165B13D" w14:textId="77777777" w:rsidR="001445BE" w:rsidRPr="00C349C6" w:rsidRDefault="001445BE">
      <w:pPr>
        <w:pStyle w:val="one"/>
        <w:tabs>
          <w:tab w:val="clear" w:pos="720"/>
        </w:tabs>
        <w:spacing w:after="120"/>
        <w:ind w:left="1440" w:hanging="720"/>
        <w:rPr>
          <w:rFonts w:ascii="Calibri" w:hAnsi="Calibri"/>
          <w:color w:val="000000" w:themeColor="text1"/>
          <w:sz w:val="22"/>
          <w:szCs w:val="22"/>
        </w:rPr>
      </w:pPr>
      <w:r w:rsidRPr="00C349C6">
        <w:rPr>
          <w:rFonts w:ascii="Calibri" w:hAnsi="Calibri"/>
          <w:color w:val="000000" w:themeColor="text1"/>
          <w:sz w:val="22"/>
          <w:szCs w:val="22"/>
        </w:rPr>
        <w:t>3.1</w:t>
      </w:r>
      <w:r w:rsidRPr="00C349C6">
        <w:rPr>
          <w:rFonts w:ascii="Calibri" w:hAnsi="Calibri"/>
          <w:color w:val="000000" w:themeColor="text1"/>
          <w:sz w:val="22"/>
          <w:szCs w:val="22"/>
        </w:rPr>
        <w:tab/>
      </w:r>
      <w:proofErr w:type="spellStart"/>
      <w:r w:rsidRPr="00C349C6">
        <w:rPr>
          <w:rFonts w:ascii="Calibri" w:hAnsi="Calibri"/>
          <w:color w:val="000000" w:themeColor="text1"/>
          <w:sz w:val="22"/>
          <w:szCs w:val="22"/>
        </w:rPr>
        <w:t>iBaaN</w:t>
      </w:r>
      <w:proofErr w:type="spellEnd"/>
      <w:r w:rsidRPr="00C349C6">
        <w:rPr>
          <w:rFonts w:ascii="Calibri" w:hAnsi="Calibri"/>
          <w:color w:val="000000" w:themeColor="text1"/>
          <w:sz w:val="22"/>
          <w:szCs w:val="22"/>
        </w:rPr>
        <w:t xml:space="preserve"> System Reports</w:t>
      </w:r>
    </w:p>
    <w:p w14:paraId="254D2D7B" w14:textId="77777777" w:rsidR="001445BE" w:rsidRPr="00C349C6" w:rsidRDefault="001445BE">
      <w:pPr>
        <w:pStyle w:val="one"/>
        <w:tabs>
          <w:tab w:val="clear" w:pos="720"/>
        </w:tabs>
        <w:spacing w:after="120"/>
        <w:ind w:left="1440" w:hanging="720"/>
        <w:rPr>
          <w:rFonts w:ascii="Calibri" w:hAnsi="Calibri"/>
          <w:color w:val="000000" w:themeColor="text1"/>
          <w:sz w:val="22"/>
          <w:szCs w:val="22"/>
        </w:rPr>
      </w:pPr>
      <w:r w:rsidRPr="00C349C6">
        <w:rPr>
          <w:rFonts w:ascii="Calibri" w:hAnsi="Calibri"/>
          <w:color w:val="000000" w:themeColor="text1"/>
          <w:sz w:val="22"/>
          <w:szCs w:val="22"/>
        </w:rPr>
        <w:t>3.2</w:t>
      </w:r>
      <w:r w:rsidRPr="00C349C6">
        <w:rPr>
          <w:rFonts w:ascii="Calibri" w:hAnsi="Calibri"/>
          <w:color w:val="000000" w:themeColor="text1"/>
          <w:sz w:val="22"/>
          <w:szCs w:val="22"/>
        </w:rPr>
        <w:tab/>
        <w:t>Purchase requisition PC00</w:t>
      </w:r>
      <w:r w:rsidR="00687A1F" w:rsidRPr="00C349C6">
        <w:rPr>
          <w:rFonts w:ascii="Calibri" w:hAnsi="Calibri"/>
          <w:color w:val="000000" w:themeColor="text1"/>
          <w:sz w:val="22"/>
          <w:szCs w:val="22"/>
        </w:rPr>
        <w:t>2</w:t>
      </w:r>
      <w:r w:rsidRPr="00C349C6">
        <w:rPr>
          <w:rFonts w:ascii="Calibri" w:hAnsi="Calibri"/>
          <w:color w:val="000000" w:themeColor="text1"/>
          <w:sz w:val="22"/>
          <w:szCs w:val="22"/>
        </w:rPr>
        <w:t>.frm</w:t>
      </w:r>
    </w:p>
    <w:p w14:paraId="1CD683A1" w14:textId="77777777" w:rsidR="001445BE" w:rsidRPr="00C349C6" w:rsidRDefault="001445BE">
      <w:pPr>
        <w:pStyle w:val="one"/>
        <w:tabs>
          <w:tab w:val="clear" w:pos="720"/>
        </w:tabs>
        <w:spacing w:after="120"/>
        <w:ind w:left="1440" w:hanging="720"/>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3</w:t>
      </w:r>
      <w:r w:rsidRPr="00C349C6">
        <w:rPr>
          <w:rFonts w:ascii="Calibri" w:hAnsi="Calibri"/>
          <w:color w:val="000000" w:themeColor="text1"/>
          <w:sz w:val="22"/>
          <w:szCs w:val="22"/>
        </w:rPr>
        <w:tab/>
      </w:r>
      <w:r w:rsidR="00F876E4" w:rsidRPr="00C349C6">
        <w:rPr>
          <w:rFonts w:ascii="Calibri" w:hAnsi="Calibri"/>
          <w:color w:val="000000" w:themeColor="text1"/>
          <w:sz w:val="22"/>
          <w:szCs w:val="22"/>
        </w:rPr>
        <w:t>Approved Supplier Add/Change</w:t>
      </w:r>
      <w:r w:rsidRPr="00C349C6">
        <w:rPr>
          <w:rFonts w:ascii="Calibri" w:hAnsi="Calibri"/>
          <w:color w:val="000000" w:themeColor="text1"/>
          <w:sz w:val="22"/>
          <w:szCs w:val="22"/>
        </w:rPr>
        <w:t xml:space="preserve"> (AS</w:t>
      </w:r>
      <w:r w:rsidR="00F876E4" w:rsidRPr="00C349C6">
        <w:rPr>
          <w:rFonts w:ascii="Calibri" w:hAnsi="Calibri"/>
          <w:color w:val="000000" w:themeColor="text1"/>
          <w:sz w:val="22"/>
          <w:szCs w:val="22"/>
        </w:rPr>
        <w:t>H</w:t>
      </w:r>
      <w:r w:rsidRPr="00C349C6">
        <w:rPr>
          <w:rFonts w:ascii="Calibri" w:hAnsi="Calibri"/>
          <w:color w:val="000000" w:themeColor="text1"/>
          <w:sz w:val="22"/>
          <w:szCs w:val="22"/>
        </w:rPr>
        <w:t>) Computerized PC005.frm</w:t>
      </w:r>
    </w:p>
    <w:p w14:paraId="6C8476F3" w14:textId="77777777" w:rsidR="001445BE" w:rsidRPr="00C349C6" w:rsidRDefault="001445BE">
      <w:pPr>
        <w:pStyle w:val="one"/>
        <w:tabs>
          <w:tab w:val="clear" w:pos="720"/>
        </w:tabs>
        <w:spacing w:after="120"/>
        <w:ind w:left="1440" w:hanging="720"/>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4</w:t>
      </w:r>
      <w:r w:rsidRPr="00C349C6">
        <w:rPr>
          <w:rFonts w:ascii="Calibri" w:hAnsi="Calibri"/>
          <w:color w:val="000000" w:themeColor="text1"/>
          <w:sz w:val="22"/>
          <w:szCs w:val="22"/>
        </w:rPr>
        <w:tab/>
        <w:t>Purchase order</w:t>
      </w:r>
    </w:p>
    <w:p w14:paraId="30D442B6" w14:textId="77777777" w:rsidR="001445BE" w:rsidRPr="00C349C6" w:rsidRDefault="001445BE">
      <w:pPr>
        <w:pStyle w:val="one"/>
        <w:tabs>
          <w:tab w:val="clear" w:pos="720"/>
        </w:tabs>
        <w:spacing w:after="120"/>
        <w:ind w:left="1440" w:hanging="720"/>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5</w:t>
      </w:r>
      <w:r w:rsidRPr="00C349C6">
        <w:rPr>
          <w:rFonts w:ascii="Calibri" w:hAnsi="Calibri"/>
          <w:color w:val="000000" w:themeColor="text1"/>
          <w:sz w:val="22"/>
          <w:szCs w:val="22"/>
        </w:rPr>
        <w:tab/>
        <w:t>Receiving/Inspection QAP1005</w:t>
      </w:r>
    </w:p>
    <w:p w14:paraId="5A101276" w14:textId="77777777" w:rsidR="001445BE" w:rsidRPr="00C349C6" w:rsidRDefault="001445BE">
      <w:pPr>
        <w:pStyle w:val="one"/>
        <w:tabs>
          <w:tab w:val="clear" w:pos="720"/>
        </w:tabs>
        <w:spacing w:after="120"/>
        <w:ind w:left="1440" w:hanging="720"/>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6</w:t>
      </w:r>
      <w:r w:rsidRPr="00C349C6">
        <w:rPr>
          <w:rFonts w:ascii="Calibri" w:hAnsi="Calibri"/>
          <w:color w:val="000000" w:themeColor="text1"/>
          <w:sz w:val="22"/>
          <w:szCs w:val="22"/>
        </w:rPr>
        <w:tab/>
      </w:r>
      <w:r w:rsidR="00F876E4" w:rsidRPr="00C349C6">
        <w:rPr>
          <w:rFonts w:ascii="Calibri" w:hAnsi="Calibri"/>
          <w:color w:val="000000" w:themeColor="text1"/>
          <w:sz w:val="22"/>
          <w:szCs w:val="22"/>
        </w:rPr>
        <w:t xml:space="preserve">Document of external origin - </w:t>
      </w:r>
      <w:r w:rsidR="002A364B" w:rsidRPr="00C349C6">
        <w:rPr>
          <w:rFonts w:ascii="Calibri" w:hAnsi="Calibri"/>
          <w:color w:val="000000" w:themeColor="text1"/>
          <w:sz w:val="22"/>
          <w:szCs w:val="22"/>
        </w:rPr>
        <w:t xml:space="preserve">AAM </w:t>
      </w:r>
      <w:r w:rsidR="00F876E4" w:rsidRPr="00C349C6">
        <w:rPr>
          <w:rFonts w:ascii="Calibri" w:hAnsi="Calibri"/>
          <w:color w:val="000000" w:themeColor="text1"/>
          <w:sz w:val="22"/>
          <w:szCs w:val="22"/>
        </w:rPr>
        <w:t xml:space="preserve">- </w:t>
      </w:r>
      <w:r w:rsidR="002A364B" w:rsidRPr="00C349C6">
        <w:rPr>
          <w:rFonts w:ascii="Calibri" w:hAnsi="Calibri"/>
          <w:color w:val="000000" w:themeColor="text1"/>
          <w:sz w:val="22"/>
          <w:szCs w:val="22"/>
        </w:rPr>
        <w:t>Approval Authorization Matrix</w:t>
      </w:r>
    </w:p>
    <w:p w14:paraId="35A12A9C" w14:textId="77777777" w:rsidR="001445BE" w:rsidRPr="00C349C6" w:rsidRDefault="001445BE" w:rsidP="00CE0E31">
      <w:pPr>
        <w:pStyle w:val="one"/>
        <w:spacing w:after="120"/>
        <w:ind w:left="1440" w:hanging="720"/>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7</w:t>
      </w:r>
      <w:r w:rsidR="00037656" w:rsidRPr="00C349C6">
        <w:rPr>
          <w:rFonts w:ascii="Calibri" w:hAnsi="Calibri"/>
          <w:color w:val="000000" w:themeColor="text1"/>
          <w:sz w:val="22"/>
          <w:szCs w:val="22"/>
        </w:rPr>
        <w:tab/>
      </w:r>
      <w:r w:rsidR="00F876E4" w:rsidRPr="00C349C6">
        <w:rPr>
          <w:rFonts w:ascii="Calibri" w:hAnsi="Calibri"/>
          <w:color w:val="000000" w:themeColor="text1"/>
          <w:sz w:val="22"/>
          <w:szCs w:val="22"/>
        </w:rPr>
        <w:t>Document of external origin – TCO Model</w:t>
      </w:r>
    </w:p>
    <w:p w14:paraId="02EC722D" w14:textId="77777777" w:rsidR="001445BE" w:rsidRPr="00C349C6" w:rsidRDefault="001445BE" w:rsidP="00037656">
      <w:pPr>
        <w:pStyle w:val="one"/>
        <w:tabs>
          <w:tab w:val="clear" w:pos="2160"/>
        </w:tabs>
        <w:spacing w:after="120"/>
        <w:ind w:left="306" w:firstLine="414"/>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8</w:t>
      </w:r>
      <w:r w:rsidR="00037656" w:rsidRPr="00C349C6">
        <w:rPr>
          <w:rFonts w:ascii="Calibri" w:hAnsi="Calibri"/>
          <w:color w:val="000000" w:themeColor="text1"/>
          <w:sz w:val="22"/>
          <w:szCs w:val="22"/>
        </w:rPr>
        <w:tab/>
      </w:r>
      <w:r w:rsidR="002A364B" w:rsidRPr="00C349C6">
        <w:rPr>
          <w:rFonts w:ascii="Calibri" w:hAnsi="Calibri"/>
          <w:color w:val="000000" w:themeColor="text1"/>
          <w:sz w:val="22"/>
          <w:szCs w:val="22"/>
        </w:rPr>
        <w:t>Supplier Routing Guide</w:t>
      </w:r>
    </w:p>
    <w:p w14:paraId="43E4D11C" w14:textId="77777777" w:rsidR="00CE0E31" w:rsidRPr="00C349C6" w:rsidRDefault="00CE0E31" w:rsidP="00037656">
      <w:pPr>
        <w:pStyle w:val="one"/>
        <w:tabs>
          <w:tab w:val="clear" w:pos="2160"/>
        </w:tabs>
        <w:spacing w:after="120"/>
        <w:ind w:left="306" w:firstLine="414"/>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9</w:t>
      </w:r>
      <w:r w:rsidR="00037656" w:rsidRPr="00C349C6">
        <w:rPr>
          <w:rFonts w:ascii="Calibri" w:hAnsi="Calibri"/>
          <w:color w:val="000000" w:themeColor="text1"/>
          <w:sz w:val="22"/>
          <w:szCs w:val="22"/>
        </w:rPr>
        <w:tab/>
      </w:r>
      <w:r w:rsidRPr="00C349C6">
        <w:rPr>
          <w:rFonts w:ascii="Calibri" w:hAnsi="Calibri"/>
          <w:color w:val="000000" w:themeColor="text1"/>
          <w:sz w:val="22"/>
          <w:szCs w:val="22"/>
        </w:rPr>
        <w:t>First Article Inspection (FAI), QAP1006</w:t>
      </w:r>
    </w:p>
    <w:p w14:paraId="3C36F1D2" w14:textId="77777777" w:rsidR="002A364B" w:rsidRPr="00C349C6" w:rsidRDefault="002A364B" w:rsidP="00037656">
      <w:pPr>
        <w:pStyle w:val="one"/>
        <w:tabs>
          <w:tab w:val="clear" w:pos="2160"/>
        </w:tabs>
        <w:spacing w:after="120"/>
        <w:ind w:left="306" w:firstLine="414"/>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10</w:t>
      </w:r>
      <w:r w:rsidRPr="00C349C6">
        <w:rPr>
          <w:rFonts w:ascii="Calibri" w:hAnsi="Calibri"/>
          <w:color w:val="000000" w:themeColor="text1"/>
          <w:sz w:val="22"/>
          <w:szCs w:val="22"/>
        </w:rPr>
        <w:tab/>
        <w:t xml:space="preserve">CAPEX </w:t>
      </w:r>
      <w:r w:rsidR="006A26D7" w:rsidRPr="00C349C6">
        <w:rPr>
          <w:rFonts w:ascii="Calibri" w:hAnsi="Calibri"/>
          <w:color w:val="000000" w:themeColor="text1"/>
          <w:sz w:val="22"/>
          <w:szCs w:val="22"/>
        </w:rPr>
        <w:t>Approval E201</w:t>
      </w:r>
    </w:p>
    <w:p w14:paraId="22E7DD2F" w14:textId="77777777" w:rsidR="002A364B" w:rsidRPr="00C349C6" w:rsidRDefault="002A364B" w:rsidP="00037656">
      <w:pPr>
        <w:pStyle w:val="one"/>
        <w:tabs>
          <w:tab w:val="clear" w:pos="2160"/>
        </w:tabs>
        <w:spacing w:after="120"/>
        <w:ind w:left="306" w:firstLine="414"/>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11</w:t>
      </w:r>
      <w:r w:rsidRPr="00C349C6">
        <w:rPr>
          <w:rFonts w:ascii="Calibri" w:hAnsi="Calibri"/>
          <w:color w:val="000000" w:themeColor="text1"/>
          <w:sz w:val="22"/>
          <w:szCs w:val="22"/>
        </w:rPr>
        <w:tab/>
      </w:r>
      <w:r w:rsidR="00F876E4" w:rsidRPr="00C349C6">
        <w:rPr>
          <w:rFonts w:ascii="Calibri" w:hAnsi="Calibri"/>
          <w:color w:val="000000" w:themeColor="text1"/>
          <w:sz w:val="22"/>
          <w:szCs w:val="22"/>
        </w:rPr>
        <w:t>Tooling Management Procedure</w:t>
      </w:r>
      <w:r w:rsidRPr="00C349C6">
        <w:rPr>
          <w:rFonts w:ascii="Calibri" w:hAnsi="Calibri"/>
          <w:color w:val="000000" w:themeColor="text1"/>
          <w:sz w:val="22"/>
          <w:szCs w:val="22"/>
        </w:rPr>
        <w:t xml:space="preserve"> PUR002</w:t>
      </w:r>
    </w:p>
    <w:p w14:paraId="341D0A06" w14:textId="77777777" w:rsidR="002A364B" w:rsidRPr="00C349C6" w:rsidRDefault="002A364B" w:rsidP="00037656">
      <w:pPr>
        <w:pStyle w:val="one"/>
        <w:tabs>
          <w:tab w:val="clear" w:pos="2160"/>
        </w:tabs>
        <w:spacing w:after="120"/>
        <w:ind w:left="306" w:firstLine="414"/>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12</w:t>
      </w:r>
      <w:r w:rsidRPr="00C349C6">
        <w:rPr>
          <w:rFonts w:ascii="Calibri" w:hAnsi="Calibri"/>
          <w:color w:val="000000" w:themeColor="text1"/>
          <w:sz w:val="22"/>
          <w:szCs w:val="22"/>
        </w:rPr>
        <w:tab/>
        <w:t xml:space="preserve">Document of external origin </w:t>
      </w:r>
      <w:r w:rsidR="006A26D7" w:rsidRPr="00C349C6">
        <w:rPr>
          <w:rFonts w:ascii="Calibri" w:hAnsi="Calibri"/>
          <w:color w:val="000000" w:themeColor="text1"/>
          <w:sz w:val="22"/>
          <w:szCs w:val="22"/>
        </w:rPr>
        <w:t>- AxisClinical</w:t>
      </w:r>
      <w:r w:rsidRPr="00C349C6">
        <w:rPr>
          <w:rFonts w:ascii="Calibri" w:hAnsi="Calibri"/>
          <w:color w:val="000000" w:themeColor="text1"/>
          <w:sz w:val="22"/>
          <w:szCs w:val="22"/>
        </w:rPr>
        <w:t xml:space="preserve"> AxisClinical Scientific Supplier Quality Manual</w:t>
      </w:r>
    </w:p>
    <w:p w14:paraId="591659A0" w14:textId="77777777" w:rsidR="002A364B" w:rsidRPr="00C349C6" w:rsidRDefault="002A364B" w:rsidP="00037656">
      <w:pPr>
        <w:pStyle w:val="one"/>
        <w:tabs>
          <w:tab w:val="clear" w:pos="2160"/>
        </w:tabs>
        <w:spacing w:after="120"/>
        <w:ind w:left="306" w:firstLine="414"/>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13</w:t>
      </w:r>
      <w:r w:rsidRPr="00C349C6">
        <w:rPr>
          <w:rFonts w:ascii="Calibri" w:hAnsi="Calibri"/>
          <w:color w:val="000000" w:themeColor="text1"/>
          <w:sz w:val="22"/>
          <w:szCs w:val="22"/>
        </w:rPr>
        <w:tab/>
        <w:t>Asheville Supplier Quality Manual Addendum PUR006</w:t>
      </w:r>
    </w:p>
    <w:p w14:paraId="497939F9" w14:textId="77777777" w:rsidR="002A364B" w:rsidRPr="00C349C6" w:rsidRDefault="002A364B" w:rsidP="00037656">
      <w:pPr>
        <w:pStyle w:val="one"/>
        <w:tabs>
          <w:tab w:val="clear" w:pos="2160"/>
        </w:tabs>
        <w:spacing w:after="120"/>
        <w:ind w:left="306" w:firstLine="414"/>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14</w:t>
      </w:r>
      <w:r w:rsidRPr="00C349C6">
        <w:rPr>
          <w:rFonts w:ascii="Calibri" w:hAnsi="Calibri"/>
          <w:color w:val="000000" w:themeColor="text1"/>
          <w:sz w:val="22"/>
          <w:szCs w:val="22"/>
        </w:rPr>
        <w:tab/>
      </w:r>
      <w:r w:rsidR="00F876E4" w:rsidRPr="00C349C6">
        <w:rPr>
          <w:rFonts w:ascii="Calibri" w:hAnsi="Calibri"/>
          <w:color w:val="000000" w:themeColor="text1"/>
          <w:sz w:val="22"/>
          <w:szCs w:val="22"/>
        </w:rPr>
        <w:t>Document of external origin – Approved Supplier List</w:t>
      </w:r>
    </w:p>
    <w:p w14:paraId="4AB1E00C" w14:textId="77777777" w:rsidR="00AB2B06" w:rsidRPr="00C349C6" w:rsidRDefault="00AB2B06" w:rsidP="00037656">
      <w:pPr>
        <w:pStyle w:val="one"/>
        <w:tabs>
          <w:tab w:val="clear" w:pos="2160"/>
        </w:tabs>
        <w:spacing w:after="120"/>
        <w:ind w:left="306" w:firstLine="414"/>
        <w:rPr>
          <w:rFonts w:ascii="Calibri" w:hAnsi="Calibri"/>
          <w:color w:val="000000" w:themeColor="text1"/>
          <w:sz w:val="22"/>
          <w:szCs w:val="22"/>
        </w:rPr>
      </w:pPr>
      <w:r w:rsidRPr="00C349C6">
        <w:rPr>
          <w:rFonts w:ascii="Calibri" w:hAnsi="Calibri"/>
          <w:color w:val="000000" w:themeColor="text1"/>
          <w:sz w:val="22"/>
          <w:szCs w:val="22"/>
        </w:rPr>
        <w:t>3.</w:t>
      </w:r>
      <w:r w:rsidR="00687A1F" w:rsidRPr="00C349C6">
        <w:rPr>
          <w:rFonts w:ascii="Calibri" w:hAnsi="Calibri"/>
          <w:color w:val="000000" w:themeColor="text1"/>
          <w:sz w:val="22"/>
          <w:szCs w:val="22"/>
        </w:rPr>
        <w:t>15</w:t>
      </w:r>
      <w:r w:rsidRPr="00C349C6">
        <w:rPr>
          <w:rFonts w:ascii="Calibri" w:hAnsi="Calibri"/>
          <w:color w:val="000000" w:themeColor="text1"/>
          <w:sz w:val="22"/>
          <w:szCs w:val="22"/>
        </w:rPr>
        <w:tab/>
        <w:t>Document of external origin - Supplier RoHS Documentation Requirements</w:t>
      </w:r>
    </w:p>
    <w:p w14:paraId="24ECF6FD" w14:textId="77777777" w:rsidR="001445BE" w:rsidRPr="00C349C6" w:rsidRDefault="001445BE">
      <w:pPr>
        <w:pStyle w:val="Foote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rPr>
          <w:rFonts w:ascii="Calibri" w:hAnsi="Calibri"/>
          <w:b/>
          <w:color w:val="000000" w:themeColor="text1"/>
          <w:szCs w:val="24"/>
        </w:rPr>
      </w:pPr>
      <w:r w:rsidRPr="00C349C6">
        <w:rPr>
          <w:rFonts w:ascii="Calibri" w:hAnsi="Calibri"/>
          <w:b/>
          <w:color w:val="000000" w:themeColor="text1"/>
          <w:szCs w:val="24"/>
        </w:rPr>
        <w:t>4.0</w:t>
      </w:r>
      <w:r w:rsidRPr="00C349C6">
        <w:rPr>
          <w:rFonts w:ascii="Calibri" w:hAnsi="Calibri"/>
          <w:b/>
          <w:color w:val="000000" w:themeColor="text1"/>
          <w:szCs w:val="24"/>
        </w:rPr>
        <w:tab/>
        <w:t>Definition</w:t>
      </w:r>
      <w:r w:rsidR="00037656" w:rsidRPr="00C349C6">
        <w:rPr>
          <w:rFonts w:ascii="Calibri" w:hAnsi="Calibri"/>
          <w:b/>
          <w:color w:val="000000" w:themeColor="text1"/>
          <w:szCs w:val="24"/>
        </w:rPr>
        <w:t>s</w:t>
      </w:r>
      <w:r w:rsidRPr="00C349C6">
        <w:rPr>
          <w:rFonts w:ascii="Calibri" w:hAnsi="Calibri"/>
          <w:b/>
          <w:color w:val="000000" w:themeColor="text1"/>
          <w:szCs w:val="24"/>
        </w:rPr>
        <w:t xml:space="preserve"> and Responsibilities</w:t>
      </w:r>
    </w:p>
    <w:p w14:paraId="31CC1E74" w14:textId="77777777" w:rsidR="001445BE" w:rsidRPr="00C349C6" w:rsidRDefault="001445BE">
      <w:pPr>
        <w:pStyle w:val="Footer"/>
        <w:numPr>
          <w:ilvl w:val="1"/>
          <w:numId w:val="18"/>
        </w:numPr>
        <w:tabs>
          <w:tab w:val="clear"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1440"/>
        <w:rPr>
          <w:rFonts w:ascii="Calibri" w:hAnsi="Calibri"/>
          <w:color w:val="000000" w:themeColor="text1"/>
          <w:sz w:val="22"/>
          <w:szCs w:val="22"/>
        </w:rPr>
      </w:pPr>
      <w:r w:rsidRPr="00C349C6">
        <w:rPr>
          <w:rFonts w:ascii="Calibri" w:hAnsi="Calibri"/>
          <w:color w:val="000000" w:themeColor="text1"/>
          <w:sz w:val="22"/>
          <w:szCs w:val="22"/>
        </w:rPr>
        <w:t>Defined within the procedure</w:t>
      </w:r>
    </w:p>
    <w:p w14:paraId="7EB91A1C" w14:textId="77777777" w:rsidR="001445BE" w:rsidRPr="00C349C6" w:rsidRDefault="001445BE">
      <w:pPr>
        <w:tabs>
          <w:tab w:val="clear" w:pos="720"/>
          <w:tab w:val="left" w:pos="0"/>
        </w:tabs>
        <w:spacing w:after="120"/>
        <w:ind w:left="720" w:hanging="720"/>
        <w:rPr>
          <w:rFonts w:ascii="Times New Roman" w:hAnsi="Times New Roman"/>
          <w:color w:val="000000" w:themeColor="text1"/>
          <w:sz w:val="22"/>
          <w:szCs w:val="22"/>
        </w:rPr>
      </w:pPr>
      <w:r w:rsidRPr="00C349C6">
        <w:rPr>
          <w:rFonts w:ascii="Times New Roman" w:hAnsi="Times New Roman"/>
          <w:color w:val="000000" w:themeColor="text1"/>
          <w:sz w:val="22"/>
          <w:szCs w:val="22"/>
        </w:rPr>
        <w:br w:type="page"/>
      </w:r>
    </w:p>
    <w:p w14:paraId="1E2B9970" w14:textId="77777777" w:rsidR="001445BE" w:rsidRPr="00C349C6" w:rsidRDefault="001445BE">
      <w:pPr>
        <w:pStyle w:val="Foote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rPr>
          <w:rFonts w:ascii="Times New Roman" w:hAnsi="Times New Roman"/>
          <w:b/>
          <w:color w:val="000000" w:themeColor="text1"/>
          <w:szCs w:val="24"/>
        </w:rPr>
      </w:pPr>
      <w:r w:rsidRPr="00C349C6">
        <w:rPr>
          <w:rFonts w:ascii="Times New Roman" w:hAnsi="Times New Roman"/>
          <w:b/>
          <w:color w:val="000000" w:themeColor="text1"/>
          <w:szCs w:val="24"/>
        </w:rPr>
        <w:lastRenderedPageBreak/>
        <w:t>5.0</w:t>
      </w:r>
      <w:r w:rsidRPr="00C349C6">
        <w:rPr>
          <w:rFonts w:ascii="Times New Roman" w:hAnsi="Times New Roman"/>
          <w:b/>
          <w:color w:val="000000" w:themeColor="text1"/>
          <w:szCs w:val="24"/>
        </w:rPr>
        <w:tab/>
        <w:t xml:space="preserve">Process Flow: </w:t>
      </w:r>
    </w:p>
    <w:p w14:paraId="09AA1B82" w14:textId="77777777" w:rsidR="001445BE" w:rsidRPr="00C349C6" w:rsidRDefault="00000000">
      <w:pPr>
        <w:tabs>
          <w:tab w:val="clear" w:pos="720"/>
          <w:tab w:val="left" w:pos="0"/>
        </w:tabs>
        <w:spacing w:after="120"/>
        <w:ind w:left="720" w:hanging="720"/>
        <w:rPr>
          <w:rFonts w:ascii="Arial" w:hAnsi="Arial"/>
          <w:color w:val="000000" w:themeColor="text1"/>
        </w:rPr>
      </w:pPr>
      <w:r>
        <w:rPr>
          <w:rFonts w:ascii="Times New Roman" w:hAnsi="Times New Roman"/>
          <w:noProof/>
          <w:color w:val="000000" w:themeColor="text1"/>
          <w:sz w:val="22"/>
          <w:szCs w:val="22"/>
        </w:rPr>
        <w:object w:dxaOrig="1440" w:dyaOrig="1440" w14:anchorId="1E1BEC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0" type="#_x0000_t75" style="position:absolute;left:0;text-align:left;margin-left:-48.4pt;margin-top:2.25pt;width:407.35pt;height:434pt;z-index:251657216" o:allowincell="f">
            <v:imagedata r:id="rId11" o:title=""/>
            <w10:wrap type="topAndBottom"/>
          </v:shape>
          <o:OLEObject Type="Embed" ProgID="Visio.Drawing.11" ShapeID="_x0000_s2060" DrawAspect="Content" ObjectID="_1810999562" r:id="rId12"/>
        </w:object>
      </w:r>
      <w:r w:rsidR="001445BE" w:rsidRPr="00C349C6">
        <w:rPr>
          <w:rFonts w:ascii="Arial" w:hAnsi="Arial"/>
          <w:color w:val="000000" w:themeColor="text1"/>
        </w:rPr>
        <w:br w:type="page"/>
      </w:r>
    </w:p>
    <w:p w14:paraId="5DEDF815" w14:textId="77777777" w:rsidR="001445BE" w:rsidRPr="00C349C6" w:rsidRDefault="00000000" w:rsidP="00A32614">
      <w:pPr>
        <w:pStyle w:val="Footer"/>
        <w:tabs>
          <w:tab w:val="left" w:pos="720"/>
          <w:tab w:val="left" w:pos="2160"/>
          <w:tab w:val="left" w:pos="2880"/>
          <w:tab w:val="left" w:pos="3600"/>
          <w:tab w:val="left" w:pos="4320"/>
          <w:tab w:val="left" w:pos="5040"/>
          <w:tab w:val="left" w:pos="5760"/>
          <w:tab w:val="left" w:pos="6480"/>
          <w:tab w:val="left" w:pos="7200"/>
          <w:tab w:val="left" w:pos="7920"/>
          <w:tab w:val="left" w:pos="8640"/>
        </w:tabs>
        <w:spacing w:after="120"/>
        <w:rPr>
          <w:rFonts w:ascii="Calibri" w:hAnsi="Calibri"/>
          <w:b/>
          <w:color w:val="000000" w:themeColor="text1"/>
          <w:szCs w:val="24"/>
        </w:rPr>
      </w:pPr>
      <w:r>
        <w:rPr>
          <w:rFonts w:ascii="Arial" w:hAnsi="Arial"/>
          <w:noProof/>
          <w:color w:val="000000" w:themeColor="text1"/>
        </w:rPr>
        <w:lastRenderedPageBreak/>
        <w:object w:dxaOrig="1440" w:dyaOrig="1440" w14:anchorId="305AACC8">
          <v:shape id="_x0000_s2062" type="#_x0000_t75" style="position:absolute;margin-left:4.75pt;margin-top:42.1pt;width:366pt;height:399.5pt;z-index:251658240">
            <v:imagedata r:id="rId13" o:title=""/>
            <w10:wrap type="topAndBottom"/>
          </v:shape>
          <o:OLEObject Type="Embed" ProgID="Visio.Drawing.11" ShapeID="_x0000_s2062" DrawAspect="Content" ObjectID="_1810999563" r:id="rId14"/>
        </w:object>
      </w:r>
      <w:r w:rsidR="001445BE" w:rsidRPr="00C349C6">
        <w:rPr>
          <w:rFonts w:ascii="Arial" w:hAnsi="Arial"/>
          <w:b/>
          <w:color w:val="000000" w:themeColor="text1"/>
        </w:rPr>
        <w:br w:type="page"/>
      </w:r>
      <w:r w:rsidR="001445BE" w:rsidRPr="00C349C6">
        <w:rPr>
          <w:rFonts w:ascii="Calibri" w:hAnsi="Calibri"/>
          <w:b/>
          <w:color w:val="000000" w:themeColor="text1"/>
          <w:szCs w:val="24"/>
        </w:rPr>
        <w:lastRenderedPageBreak/>
        <w:t>6.0</w:t>
      </w:r>
      <w:r w:rsidR="001445BE" w:rsidRPr="00C349C6">
        <w:rPr>
          <w:rFonts w:ascii="Calibri" w:hAnsi="Calibri"/>
          <w:b/>
          <w:color w:val="000000" w:themeColor="text1"/>
          <w:szCs w:val="24"/>
        </w:rPr>
        <w:tab/>
        <w:t>Procedure</w:t>
      </w:r>
    </w:p>
    <w:p w14:paraId="0D531DC4" w14:textId="77777777" w:rsidR="001445BE" w:rsidRPr="00C349C6" w:rsidRDefault="001445BE">
      <w:pPr>
        <w:tabs>
          <w:tab w:val="clear" w:pos="720"/>
          <w:tab w:val="left" w:pos="0"/>
        </w:tabs>
        <w:spacing w:after="120"/>
        <w:ind w:left="1440" w:hanging="720"/>
        <w:rPr>
          <w:rFonts w:ascii="Calibri" w:hAnsi="Calibri"/>
          <w:color w:val="000000" w:themeColor="text1"/>
          <w:sz w:val="22"/>
          <w:szCs w:val="22"/>
        </w:rPr>
      </w:pPr>
      <w:r w:rsidRPr="00C349C6">
        <w:rPr>
          <w:rFonts w:ascii="Calibri" w:hAnsi="Calibri"/>
          <w:color w:val="000000" w:themeColor="text1"/>
          <w:sz w:val="22"/>
          <w:szCs w:val="22"/>
        </w:rPr>
        <w:t>6.1</w:t>
      </w:r>
      <w:r w:rsidRPr="00C349C6">
        <w:rPr>
          <w:rFonts w:ascii="Calibri" w:hAnsi="Calibri"/>
          <w:color w:val="000000" w:themeColor="text1"/>
          <w:sz w:val="22"/>
          <w:szCs w:val="22"/>
        </w:rPr>
        <w:tab/>
      </w:r>
      <w:r w:rsidR="005C0348" w:rsidRPr="00C349C6">
        <w:rPr>
          <w:rFonts w:ascii="Calibri" w:hAnsi="Calibri"/>
          <w:color w:val="000000" w:themeColor="text1"/>
          <w:sz w:val="22"/>
          <w:szCs w:val="22"/>
        </w:rPr>
        <w:t>Procurement</w:t>
      </w:r>
      <w:r w:rsidRPr="00C349C6">
        <w:rPr>
          <w:rFonts w:ascii="Calibri" w:hAnsi="Calibri"/>
          <w:color w:val="000000" w:themeColor="text1"/>
          <w:sz w:val="22"/>
          <w:szCs w:val="22"/>
        </w:rPr>
        <w:t xml:space="preserve"> will respond to the notification of a requirement from the following sources:</w:t>
      </w:r>
    </w:p>
    <w:p w14:paraId="48A99D67" w14:textId="77777777" w:rsidR="001445BE" w:rsidRPr="00C349C6" w:rsidRDefault="001445BE">
      <w:pPr>
        <w:tabs>
          <w:tab w:val="clear" w:pos="720"/>
          <w:tab w:val="left" w:pos="0"/>
        </w:tabs>
        <w:spacing w:after="120"/>
        <w:ind w:left="1440"/>
        <w:rPr>
          <w:rFonts w:ascii="Calibri" w:hAnsi="Calibri"/>
          <w:color w:val="000000" w:themeColor="text1"/>
          <w:sz w:val="22"/>
          <w:szCs w:val="22"/>
        </w:rPr>
      </w:pPr>
      <w:r w:rsidRPr="00C349C6">
        <w:rPr>
          <w:rFonts w:ascii="Calibri" w:hAnsi="Calibri"/>
          <w:color w:val="000000" w:themeColor="text1"/>
          <w:sz w:val="22"/>
          <w:szCs w:val="22"/>
        </w:rPr>
        <w:t>6.1.1</w:t>
      </w:r>
      <w:r w:rsidRPr="00C349C6">
        <w:rPr>
          <w:rFonts w:ascii="Calibri" w:hAnsi="Calibri"/>
          <w:color w:val="000000" w:themeColor="text1"/>
          <w:sz w:val="22"/>
          <w:szCs w:val="22"/>
        </w:rPr>
        <w:tab/>
      </w:r>
      <w:proofErr w:type="spellStart"/>
      <w:r w:rsidRPr="00C349C6">
        <w:rPr>
          <w:rFonts w:ascii="Calibri" w:hAnsi="Calibri"/>
          <w:color w:val="000000" w:themeColor="text1"/>
          <w:sz w:val="22"/>
          <w:szCs w:val="22"/>
        </w:rPr>
        <w:t>iBaaN</w:t>
      </w:r>
      <w:proofErr w:type="spellEnd"/>
      <w:r w:rsidRPr="00C349C6">
        <w:rPr>
          <w:rFonts w:ascii="Calibri" w:hAnsi="Calibri"/>
          <w:color w:val="000000" w:themeColor="text1"/>
          <w:sz w:val="22"/>
          <w:szCs w:val="22"/>
        </w:rPr>
        <w:t xml:space="preserve"> Manufacturing System Reports</w:t>
      </w:r>
    </w:p>
    <w:p w14:paraId="2E0850E9" w14:textId="77777777" w:rsidR="001445BE" w:rsidRPr="00C349C6" w:rsidRDefault="001445BE">
      <w:pPr>
        <w:tabs>
          <w:tab w:val="clear" w:pos="720"/>
          <w:tab w:val="left" w:pos="0"/>
        </w:tabs>
        <w:spacing w:after="120"/>
        <w:ind w:left="1440"/>
        <w:rPr>
          <w:rFonts w:ascii="Calibri" w:hAnsi="Calibri"/>
          <w:color w:val="000000" w:themeColor="text1"/>
          <w:sz w:val="22"/>
          <w:szCs w:val="22"/>
        </w:rPr>
      </w:pPr>
      <w:r w:rsidRPr="00C349C6">
        <w:rPr>
          <w:rFonts w:ascii="Calibri" w:hAnsi="Calibri"/>
          <w:color w:val="000000" w:themeColor="text1"/>
          <w:sz w:val="22"/>
          <w:szCs w:val="22"/>
        </w:rPr>
        <w:t>6.1.2</w:t>
      </w:r>
      <w:r w:rsidRPr="00C349C6">
        <w:rPr>
          <w:rFonts w:ascii="Calibri" w:hAnsi="Calibri"/>
          <w:color w:val="000000" w:themeColor="text1"/>
          <w:sz w:val="22"/>
          <w:szCs w:val="22"/>
        </w:rPr>
        <w:tab/>
        <w:t>Purchase Requisition Form</w:t>
      </w:r>
    </w:p>
    <w:p w14:paraId="1014C1FB" w14:textId="77777777" w:rsidR="001445BE" w:rsidRPr="00C349C6" w:rsidRDefault="001445BE">
      <w:pPr>
        <w:numPr>
          <w:ilvl w:val="2"/>
          <w:numId w:val="12"/>
        </w:numPr>
        <w:tabs>
          <w:tab w:val="clear" w:pos="720"/>
          <w:tab w:val="left" w:pos="0"/>
        </w:tabs>
        <w:spacing w:after="120"/>
        <w:ind w:firstLine="0"/>
        <w:rPr>
          <w:rFonts w:ascii="Calibri" w:hAnsi="Calibri"/>
          <w:color w:val="000000" w:themeColor="text1"/>
          <w:sz w:val="22"/>
          <w:szCs w:val="22"/>
        </w:rPr>
      </w:pPr>
      <w:r w:rsidRPr="00C349C6">
        <w:rPr>
          <w:rFonts w:ascii="Calibri" w:hAnsi="Calibri"/>
          <w:color w:val="000000" w:themeColor="text1"/>
          <w:sz w:val="22"/>
          <w:szCs w:val="22"/>
        </w:rPr>
        <w:t>Kanban Card</w:t>
      </w:r>
    </w:p>
    <w:p w14:paraId="07626AAA" w14:textId="77777777" w:rsidR="001445BE" w:rsidRPr="00C349C6" w:rsidRDefault="001445BE">
      <w:pPr>
        <w:numPr>
          <w:ilvl w:val="2"/>
          <w:numId w:val="12"/>
        </w:numPr>
        <w:tabs>
          <w:tab w:val="clear" w:pos="720"/>
          <w:tab w:val="left" w:pos="0"/>
        </w:tabs>
        <w:spacing w:after="120"/>
        <w:ind w:firstLine="0"/>
        <w:rPr>
          <w:rFonts w:ascii="Calibri" w:hAnsi="Calibri"/>
          <w:color w:val="000000" w:themeColor="text1"/>
          <w:sz w:val="22"/>
          <w:szCs w:val="22"/>
        </w:rPr>
      </w:pPr>
      <w:r w:rsidRPr="00C349C6">
        <w:rPr>
          <w:rFonts w:ascii="Calibri" w:hAnsi="Calibri"/>
          <w:color w:val="000000" w:themeColor="text1"/>
          <w:sz w:val="22"/>
          <w:szCs w:val="22"/>
        </w:rPr>
        <w:t>Service Orders</w:t>
      </w:r>
    </w:p>
    <w:p w14:paraId="65A2C33D" w14:textId="77777777" w:rsidR="001445BE" w:rsidRPr="00C349C6" w:rsidRDefault="001445BE">
      <w:pPr>
        <w:numPr>
          <w:ilvl w:val="2"/>
          <w:numId w:val="12"/>
        </w:numPr>
        <w:tabs>
          <w:tab w:val="clear" w:pos="720"/>
          <w:tab w:val="left" w:pos="0"/>
        </w:tabs>
        <w:spacing w:after="120"/>
        <w:ind w:firstLine="0"/>
        <w:rPr>
          <w:rFonts w:ascii="Calibri" w:hAnsi="Calibri"/>
          <w:color w:val="000000" w:themeColor="text1"/>
          <w:sz w:val="22"/>
          <w:szCs w:val="22"/>
        </w:rPr>
      </w:pPr>
      <w:r w:rsidRPr="00C349C6">
        <w:rPr>
          <w:rFonts w:ascii="Calibri" w:hAnsi="Calibri"/>
          <w:color w:val="000000" w:themeColor="text1"/>
          <w:sz w:val="22"/>
          <w:szCs w:val="22"/>
        </w:rPr>
        <w:t>Visually Monitored Bin Items</w:t>
      </w:r>
    </w:p>
    <w:p w14:paraId="3028DFF1" w14:textId="77777777" w:rsidR="001445BE" w:rsidRPr="00C349C6" w:rsidRDefault="001445BE">
      <w:pPr>
        <w:pStyle w:val="BodyTextIndent"/>
        <w:tabs>
          <w:tab w:val="clear" w:pos="720"/>
          <w:tab w:val="left" w:pos="0"/>
        </w:tabs>
        <w:rPr>
          <w:rFonts w:ascii="Calibri" w:hAnsi="Calibri"/>
          <w:color w:val="000000" w:themeColor="text1"/>
          <w:szCs w:val="22"/>
        </w:rPr>
      </w:pPr>
      <w:r w:rsidRPr="00C349C6">
        <w:rPr>
          <w:rFonts w:ascii="Calibri" w:hAnsi="Calibri"/>
          <w:color w:val="000000" w:themeColor="text1"/>
          <w:szCs w:val="22"/>
        </w:rPr>
        <w:t>6.2</w:t>
      </w:r>
      <w:r w:rsidRPr="00C349C6">
        <w:rPr>
          <w:rFonts w:ascii="Calibri" w:hAnsi="Calibri"/>
          <w:color w:val="000000" w:themeColor="text1"/>
          <w:szCs w:val="22"/>
        </w:rPr>
        <w:tab/>
        <w:t>Validation of a requirement:</w:t>
      </w:r>
    </w:p>
    <w:p w14:paraId="2B23DFCB" w14:textId="77777777" w:rsidR="001445BE" w:rsidRPr="00C349C6" w:rsidRDefault="001445BE">
      <w:pPr>
        <w:pStyle w:val="BodyTextIndent2"/>
        <w:rPr>
          <w:rFonts w:ascii="Calibri" w:hAnsi="Calibri"/>
          <w:color w:val="000000" w:themeColor="text1"/>
          <w:szCs w:val="22"/>
        </w:rPr>
      </w:pPr>
      <w:r w:rsidRPr="00C349C6">
        <w:rPr>
          <w:rFonts w:ascii="Calibri" w:hAnsi="Calibri"/>
          <w:color w:val="000000" w:themeColor="text1"/>
          <w:szCs w:val="22"/>
        </w:rPr>
        <w:t>6.2.1</w:t>
      </w:r>
      <w:r w:rsidRPr="00C349C6">
        <w:rPr>
          <w:rFonts w:ascii="Calibri" w:hAnsi="Calibri"/>
          <w:color w:val="000000" w:themeColor="text1"/>
          <w:szCs w:val="22"/>
        </w:rPr>
        <w:tab/>
      </w:r>
      <w:proofErr w:type="spellStart"/>
      <w:r w:rsidRPr="00C349C6">
        <w:rPr>
          <w:rFonts w:ascii="Calibri" w:hAnsi="Calibri"/>
          <w:color w:val="000000" w:themeColor="text1"/>
          <w:szCs w:val="22"/>
        </w:rPr>
        <w:t>iBaaN</w:t>
      </w:r>
      <w:proofErr w:type="spellEnd"/>
      <w:r w:rsidRPr="00C349C6">
        <w:rPr>
          <w:rFonts w:ascii="Calibri" w:hAnsi="Calibri"/>
          <w:color w:val="000000" w:themeColor="text1"/>
          <w:szCs w:val="22"/>
        </w:rPr>
        <w:t xml:space="preserve"> generated requirements will be reviewed and validated by the Buyer, buyer/planner codes (MRP), safety stock quantity, past usage (AMU), quantity on hand, production order, drawing/specs, price (past/estimated), due date, and approvals.</w:t>
      </w:r>
    </w:p>
    <w:p w14:paraId="1A4D2DEA" w14:textId="77777777" w:rsidR="001445BE" w:rsidRPr="00C349C6" w:rsidRDefault="001445BE">
      <w:pPr>
        <w:pStyle w:val="BodyTextIndent2"/>
        <w:rPr>
          <w:rFonts w:ascii="Calibri" w:hAnsi="Calibri"/>
          <w:color w:val="000000" w:themeColor="text1"/>
          <w:szCs w:val="22"/>
        </w:rPr>
      </w:pPr>
      <w:r w:rsidRPr="00C349C6">
        <w:rPr>
          <w:rFonts w:ascii="Calibri" w:hAnsi="Calibri"/>
          <w:color w:val="000000" w:themeColor="text1"/>
          <w:szCs w:val="22"/>
        </w:rPr>
        <w:t>6.2.2</w:t>
      </w:r>
      <w:r w:rsidRPr="00C349C6">
        <w:rPr>
          <w:rFonts w:ascii="Calibri" w:hAnsi="Calibri"/>
          <w:color w:val="000000" w:themeColor="text1"/>
          <w:szCs w:val="22"/>
        </w:rPr>
        <w:tab/>
        <w:t xml:space="preserve">All purchase requisitions / requirements will be reviewed and validated only if the following information is provided: </w:t>
      </w:r>
    </w:p>
    <w:p w14:paraId="1DE72235" w14:textId="77777777" w:rsidR="001445BE" w:rsidRPr="00C349C6" w:rsidRDefault="001445BE">
      <w:pPr>
        <w:pStyle w:val="one"/>
        <w:tabs>
          <w:tab w:val="clear" w:pos="1440"/>
          <w:tab w:val="clear" w:pos="2880"/>
          <w:tab w:val="left" w:pos="3060"/>
        </w:tabs>
        <w:spacing w:after="120"/>
        <w:ind w:left="3060" w:hanging="900"/>
        <w:rPr>
          <w:rFonts w:ascii="Calibri" w:hAnsi="Calibri"/>
          <w:color w:val="000000" w:themeColor="text1"/>
          <w:sz w:val="22"/>
          <w:szCs w:val="22"/>
        </w:rPr>
      </w:pPr>
      <w:r w:rsidRPr="00C349C6">
        <w:rPr>
          <w:rFonts w:ascii="Calibri" w:hAnsi="Calibri"/>
          <w:color w:val="000000" w:themeColor="text1"/>
          <w:sz w:val="22"/>
          <w:szCs w:val="22"/>
        </w:rPr>
        <w:t>6.2.2.1</w:t>
      </w:r>
      <w:r w:rsidRPr="00C349C6">
        <w:rPr>
          <w:rFonts w:ascii="Calibri" w:hAnsi="Calibri"/>
          <w:color w:val="000000" w:themeColor="text1"/>
          <w:sz w:val="22"/>
          <w:szCs w:val="22"/>
        </w:rPr>
        <w:tab/>
        <w:t xml:space="preserve">Materials and pricing only, quantity, part number and description including applicable drawings, specifications, </w:t>
      </w:r>
      <w:r w:rsidR="005C0348" w:rsidRPr="00C349C6">
        <w:rPr>
          <w:rFonts w:ascii="Calibri" w:hAnsi="Calibri"/>
          <w:color w:val="000000" w:themeColor="text1"/>
          <w:sz w:val="22"/>
          <w:szCs w:val="22"/>
        </w:rPr>
        <w:t>manufacturer’s</w:t>
      </w:r>
      <w:r w:rsidRPr="00C349C6">
        <w:rPr>
          <w:rFonts w:ascii="Calibri" w:hAnsi="Calibri"/>
          <w:color w:val="000000" w:themeColor="text1"/>
          <w:sz w:val="22"/>
          <w:szCs w:val="22"/>
        </w:rPr>
        <w:t xml:space="preserve"> part numbers, quality and workmanship standards, suggested suppliers, price, required delivery date, the originators signature and proper approval(s) for spend limit.</w:t>
      </w:r>
    </w:p>
    <w:p w14:paraId="47180792" w14:textId="77777777" w:rsidR="001445BE" w:rsidRPr="00C349C6" w:rsidRDefault="001445BE">
      <w:pPr>
        <w:pStyle w:val="sec"/>
        <w:tabs>
          <w:tab w:val="clear" w:pos="720"/>
          <w:tab w:val="clear" w:pos="1080"/>
          <w:tab w:val="clear" w:pos="2160"/>
          <w:tab w:val="clear" w:pos="2880"/>
          <w:tab w:val="left" w:pos="540"/>
          <w:tab w:val="left" w:pos="3060"/>
        </w:tabs>
        <w:spacing w:after="120"/>
        <w:ind w:left="3060" w:hanging="900"/>
        <w:rPr>
          <w:rFonts w:ascii="Calibri" w:hAnsi="Calibri"/>
          <w:color w:val="000000" w:themeColor="text1"/>
          <w:sz w:val="22"/>
          <w:szCs w:val="22"/>
        </w:rPr>
      </w:pPr>
      <w:r w:rsidRPr="00C349C6">
        <w:rPr>
          <w:rFonts w:ascii="Calibri" w:hAnsi="Calibri"/>
          <w:color w:val="000000" w:themeColor="text1"/>
          <w:sz w:val="22"/>
          <w:szCs w:val="22"/>
        </w:rPr>
        <w:t>6.2.2.2</w:t>
      </w:r>
      <w:r w:rsidRPr="00C349C6">
        <w:rPr>
          <w:rFonts w:ascii="Calibri" w:hAnsi="Calibri"/>
          <w:color w:val="000000" w:themeColor="text1"/>
          <w:sz w:val="22"/>
          <w:szCs w:val="22"/>
        </w:rPr>
        <w:tab/>
      </w:r>
      <w:r w:rsidR="00642260" w:rsidRPr="00C349C6">
        <w:rPr>
          <w:rFonts w:ascii="Calibri" w:hAnsi="Calibri"/>
          <w:color w:val="000000" w:themeColor="text1"/>
          <w:sz w:val="22"/>
          <w:szCs w:val="22"/>
        </w:rPr>
        <w:t xml:space="preserve">AAM </w:t>
      </w:r>
      <w:r w:rsidR="002A364B" w:rsidRPr="00C349C6">
        <w:rPr>
          <w:rFonts w:ascii="Calibri" w:hAnsi="Calibri"/>
          <w:color w:val="000000" w:themeColor="text1"/>
          <w:sz w:val="22"/>
          <w:szCs w:val="22"/>
        </w:rPr>
        <w:t>–</w:t>
      </w:r>
      <w:r w:rsidR="00642260" w:rsidRPr="00C349C6">
        <w:rPr>
          <w:rFonts w:ascii="Calibri" w:hAnsi="Calibri"/>
          <w:color w:val="000000" w:themeColor="text1"/>
          <w:sz w:val="22"/>
          <w:szCs w:val="22"/>
        </w:rPr>
        <w:t xml:space="preserve"> </w:t>
      </w:r>
      <w:r w:rsidR="002A364B" w:rsidRPr="00C349C6">
        <w:rPr>
          <w:rFonts w:ascii="Calibri" w:hAnsi="Calibri"/>
          <w:color w:val="000000" w:themeColor="text1"/>
          <w:sz w:val="22"/>
          <w:szCs w:val="22"/>
        </w:rPr>
        <w:t>Approval Authorization Matrix</w:t>
      </w:r>
    </w:p>
    <w:p w14:paraId="7FE74E57" w14:textId="77777777" w:rsidR="001445BE" w:rsidRPr="00C349C6" w:rsidRDefault="001445BE">
      <w:pPr>
        <w:pStyle w:val="sec"/>
        <w:tabs>
          <w:tab w:val="clear" w:pos="720"/>
          <w:tab w:val="clear" w:pos="1080"/>
          <w:tab w:val="clear" w:pos="2160"/>
          <w:tab w:val="clear" w:pos="2880"/>
          <w:tab w:val="left" w:pos="540"/>
          <w:tab w:val="left" w:pos="3060"/>
        </w:tabs>
        <w:spacing w:after="120"/>
        <w:ind w:left="3060" w:hanging="900"/>
        <w:rPr>
          <w:rFonts w:ascii="Calibri" w:hAnsi="Calibri"/>
          <w:color w:val="000000" w:themeColor="text1"/>
          <w:sz w:val="22"/>
          <w:szCs w:val="22"/>
        </w:rPr>
      </w:pPr>
      <w:r w:rsidRPr="00C349C6">
        <w:rPr>
          <w:rFonts w:ascii="Calibri" w:hAnsi="Calibri"/>
          <w:color w:val="000000" w:themeColor="text1"/>
          <w:sz w:val="22"/>
          <w:szCs w:val="22"/>
        </w:rPr>
        <w:t>6.2.2.3</w:t>
      </w:r>
      <w:r w:rsidRPr="00C349C6">
        <w:rPr>
          <w:rFonts w:ascii="Calibri" w:hAnsi="Calibri"/>
          <w:color w:val="000000" w:themeColor="text1"/>
          <w:sz w:val="22"/>
          <w:szCs w:val="22"/>
        </w:rPr>
        <w:tab/>
        <w:t>Approved Supplier List</w:t>
      </w:r>
    </w:p>
    <w:p w14:paraId="67B56BCB" w14:textId="77777777" w:rsidR="00CE0E31" w:rsidRPr="00C349C6" w:rsidRDefault="00CE0E31">
      <w:pPr>
        <w:pStyle w:val="sec"/>
        <w:tabs>
          <w:tab w:val="clear" w:pos="720"/>
          <w:tab w:val="clear" w:pos="1080"/>
          <w:tab w:val="clear" w:pos="2160"/>
          <w:tab w:val="clear" w:pos="2880"/>
          <w:tab w:val="left" w:pos="540"/>
          <w:tab w:val="left" w:pos="3060"/>
        </w:tabs>
        <w:spacing w:after="120"/>
        <w:ind w:left="3060" w:hanging="900"/>
        <w:rPr>
          <w:rFonts w:ascii="Calibri" w:hAnsi="Calibri"/>
          <w:color w:val="000000" w:themeColor="text1"/>
          <w:sz w:val="22"/>
          <w:szCs w:val="22"/>
        </w:rPr>
      </w:pPr>
      <w:r w:rsidRPr="00C349C6">
        <w:rPr>
          <w:rFonts w:ascii="Calibri" w:hAnsi="Calibri"/>
          <w:color w:val="000000" w:themeColor="text1"/>
          <w:sz w:val="22"/>
          <w:szCs w:val="22"/>
        </w:rPr>
        <w:t>6.2.2.3</w:t>
      </w:r>
      <w:r w:rsidRPr="00C349C6">
        <w:rPr>
          <w:rFonts w:ascii="Calibri" w:hAnsi="Calibri"/>
          <w:color w:val="000000" w:themeColor="text1"/>
          <w:sz w:val="22"/>
          <w:szCs w:val="22"/>
        </w:rPr>
        <w:tab/>
        <w:t>New su</w:t>
      </w:r>
      <w:r w:rsidR="00BE2C62" w:rsidRPr="00C349C6">
        <w:rPr>
          <w:rFonts w:ascii="Calibri" w:hAnsi="Calibri"/>
          <w:color w:val="000000" w:themeColor="text1"/>
          <w:sz w:val="22"/>
          <w:szCs w:val="22"/>
        </w:rPr>
        <w:t xml:space="preserve">ppliers, PPAP approval </w:t>
      </w:r>
      <w:r w:rsidRPr="00C349C6">
        <w:rPr>
          <w:rFonts w:ascii="Calibri" w:hAnsi="Calibri"/>
          <w:color w:val="000000" w:themeColor="text1"/>
          <w:sz w:val="22"/>
          <w:szCs w:val="22"/>
        </w:rPr>
        <w:t>as required per QAP1006</w:t>
      </w:r>
      <w:r w:rsidR="00BE2C62" w:rsidRPr="00C349C6">
        <w:rPr>
          <w:rFonts w:ascii="Calibri" w:hAnsi="Calibri"/>
          <w:color w:val="000000" w:themeColor="text1"/>
          <w:sz w:val="22"/>
          <w:szCs w:val="22"/>
        </w:rPr>
        <w:t>, First</w:t>
      </w:r>
      <w:r w:rsidRPr="00C349C6">
        <w:rPr>
          <w:rFonts w:ascii="Calibri" w:hAnsi="Calibri"/>
          <w:color w:val="000000" w:themeColor="text1"/>
          <w:sz w:val="22"/>
          <w:szCs w:val="22"/>
        </w:rPr>
        <w:t xml:space="preserve"> Article Inspection (FAI). </w:t>
      </w:r>
    </w:p>
    <w:p w14:paraId="35F54541" w14:textId="77777777" w:rsidR="001445BE" w:rsidRPr="00C349C6" w:rsidRDefault="001445BE">
      <w:pPr>
        <w:pStyle w:val="one"/>
        <w:tabs>
          <w:tab w:val="clear" w:pos="720"/>
          <w:tab w:val="clear" w:pos="1440"/>
          <w:tab w:val="clear" w:pos="2880"/>
        </w:tabs>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t>6.2.3</w:t>
      </w:r>
      <w:r w:rsidRPr="00C349C6">
        <w:rPr>
          <w:rFonts w:ascii="Calibri" w:hAnsi="Calibri"/>
          <w:color w:val="000000" w:themeColor="text1"/>
          <w:sz w:val="22"/>
          <w:szCs w:val="22"/>
        </w:rPr>
        <w:tab/>
        <w:t xml:space="preserve">All Kanban Cards </w:t>
      </w:r>
      <w:r w:rsidR="006409F8" w:rsidRPr="00C349C6">
        <w:rPr>
          <w:rFonts w:ascii="Calibri" w:hAnsi="Calibri"/>
          <w:color w:val="000000" w:themeColor="text1"/>
          <w:sz w:val="22"/>
          <w:szCs w:val="22"/>
        </w:rPr>
        <w:t>scanned by the receiving department</w:t>
      </w:r>
      <w:r w:rsidRPr="00C349C6">
        <w:rPr>
          <w:rFonts w:ascii="Calibri" w:hAnsi="Calibri"/>
          <w:color w:val="000000" w:themeColor="text1"/>
          <w:sz w:val="22"/>
          <w:szCs w:val="22"/>
        </w:rPr>
        <w:t xml:space="preserve"> will be reviewed and validated if the following information is provided:</w:t>
      </w:r>
    </w:p>
    <w:p w14:paraId="1D6EA7C8" w14:textId="77777777" w:rsidR="001445BE" w:rsidRPr="00C349C6" w:rsidRDefault="001445BE">
      <w:pPr>
        <w:pStyle w:val="one"/>
        <w:tabs>
          <w:tab w:val="clear" w:pos="720"/>
          <w:tab w:val="clear" w:pos="1440"/>
          <w:tab w:val="clear" w:pos="2160"/>
          <w:tab w:val="clear" w:pos="2880"/>
          <w:tab w:val="clear" w:pos="3600"/>
          <w:tab w:val="left" w:pos="3060"/>
        </w:tabs>
        <w:spacing w:after="120"/>
        <w:ind w:left="3060" w:hanging="900"/>
        <w:rPr>
          <w:rFonts w:ascii="Calibri" w:hAnsi="Calibri"/>
          <w:color w:val="000000" w:themeColor="text1"/>
          <w:sz w:val="22"/>
          <w:szCs w:val="22"/>
        </w:rPr>
      </w:pPr>
      <w:r w:rsidRPr="00C349C6">
        <w:rPr>
          <w:rFonts w:ascii="Calibri" w:hAnsi="Calibri"/>
          <w:color w:val="000000" w:themeColor="text1"/>
          <w:sz w:val="22"/>
          <w:szCs w:val="22"/>
        </w:rPr>
        <w:t>6.2.3.1</w:t>
      </w:r>
      <w:r w:rsidRPr="00C349C6">
        <w:rPr>
          <w:rFonts w:ascii="Calibri" w:hAnsi="Calibri"/>
          <w:color w:val="000000" w:themeColor="text1"/>
          <w:sz w:val="22"/>
          <w:szCs w:val="22"/>
        </w:rPr>
        <w:tab/>
        <w:t>Part number, description and quantity required.</w:t>
      </w:r>
    </w:p>
    <w:p w14:paraId="39275CFA" w14:textId="77777777" w:rsidR="001445BE" w:rsidRPr="00C349C6" w:rsidRDefault="001445BE">
      <w:pPr>
        <w:pStyle w:val="sec"/>
        <w:tabs>
          <w:tab w:val="clear" w:pos="720"/>
          <w:tab w:val="clear" w:pos="1080"/>
          <w:tab w:val="clear" w:pos="1440"/>
          <w:tab w:val="clear" w:pos="2160"/>
          <w:tab w:val="clear" w:pos="2880"/>
          <w:tab w:val="clear" w:pos="3600"/>
          <w:tab w:val="left" w:pos="540"/>
          <w:tab w:val="left" w:pos="2520"/>
          <w:tab w:val="left" w:pos="3060"/>
        </w:tabs>
        <w:spacing w:after="120"/>
        <w:ind w:left="3060" w:hanging="900"/>
        <w:rPr>
          <w:rFonts w:ascii="Calibri" w:hAnsi="Calibri"/>
          <w:color w:val="000000" w:themeColor="text1"/>
          <w:sz w:val="22"/>
          <w:szCs w:val="22"/>
        </w:rPr>
      </w:pPr>
      <w:r w:rsidRPr="00C349C6">
        <w:rPr>
          <w:rFonts w:ascii="Calibri" w:hAnsi="Calibri"/>
          <w:color w:val="000000" w:themeColor="text1"/>
          <w:sz w:val="22"/>
          <w:szCs w:val="22"/>
        </w:rPr>
        <w:t>6.2.3.2</w:t>
      </w:r>
      <w:r w:rsidRPr="00C349C6">
        <w:rPr>
          <w:rFonts w:ascii="Calibri" w:hAnsi="Calibri"/>
          <w:color w:val="000000" w:themeColor="text1"/>
          <w:sz w:val="22"/>
          <w:szCs w:val="22"/>
        </w:rPr>
        <w:tab/>
      </w:r>
      <w:r w:rsidR="005C0348" w:rsidRPr="00C349C6">
        <w:rPr>
          <w:rFonts w:ascii="Calibri" w:hAnsi="Calibri"/>
          <w:color w:val="000000" w:themeColor="text1"/>
          <w:sz w:val="22"/>
          <w:szCs w:val="22"/>
        </w:rPr>
        <w:t>Procurement</w:t>
      </w:r>
      <w:r w:rsidRPr="00C349C6">
        <w:rPr>
          <w:rFonts w:ascii="Calibri" w:hAnsi="Calibri"/>
          <w:color w:val="000000" w:themeColor="text1"/>
          <w:sz w:val="22"/>
          <w:szCs w:val="22"/>
        </w:rPr>
        <w:t xml:space="preserve"> may review past usage to determine if the order quantity appears reasonable.</w:t>
      </w:r>
    </w:p>
    <w:p w14:paraId="3626BAF0" w14:textId="77777777" w:rsidR="001445BE" w:rsidRPr="00C349C6" w:rsidRDefault="001445BE">
      <w:pPr>
        <w:pStyle w:val="sec"/>
        <w:tabs>
          <w:tab w:val="clear" w:pos="720"/>
          <w:tab w:val="clear" w:pos="1080"/>
          <w:tab w:val="clear" w:pos="1440"/>
          <w:tab w:val="clear" w:pos="2880"/>
          <w:tab w:val="left" w:pos="540"/>
          <w:tab w:val="left" w:pos="2520"/>
        </w:tabs>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t>6.2.4</w:t>
      </w:r>
      <w:r w:rsidRPr="00C349C6">
        <w:rPr>
          <w:rFonts w:ascii="Calibri" w:hAnsi="Calibri"/>
          <w:color w:val="000000" w:themeColor="text1"/>
          <w:sz w:val="22"/>
          <w:szCs w:val="22"/>
        </w:rPr>
        <w:tab/>
        <w:t xml:space="preserve">All purchase requests received via verbal notification, and visually monitored bin items will </w:t>
      </w:r>
      <w:proofErr w:type="gramStart"/>
      <w:r w:rsidRPr="00C349C6">
        <w:rPr>
          <w:rFonts w:ascii="Calibri" w:hAnsi="Calibri"/>
          <w:color w:val="000000" w:themeColor="text1"/>
          <w:sz w:val="22"/>
          <w:szCs w:val="22"/>
        </w:rPr>
        <w:t>reviewed</w:t>
      </w:r>
      <w:proofErr w:type="gramEnd"/>
      <w:r w:rsidRPr="00C349C6">
        <w:rPr>
          <w:rFonts w:ascii="Calibri" w:hAnsi="Calibri"/>
          <w:color w:val="000000" w:themeColor="text1"/>
          <w:sz w:val="22"/>
          <w:szCs w:val="22"/>
        </w:rPr>
        <w:t>:</w:t>
      </w:r>
    </w:p>
    <w:p w14:paraId="06DE540B" w14:textId="77777777" w:rsidR="001445BE" w:rsidRPr="00C349C6" w:rsidRDefault="001445BE">
      <w:pPr>
        <w:pStyle w:val="sec"/>
        <w:tabs>
          <w:tab w:val="clear" w:pos="720"/>
          <w:tab w:val="clear" w:pos="1080"/>
          <w:tab w:val="clear" w:pos="1440"/>
          <w:tab w:val="clear" w:pos="2160"/>
          <w:tab w:val="clear" w:pos="3600"/>
          <w:tab w:val="left" w:pos="540"/>
          <w:tab w:val="left" w:pos="1530"/>
          <w:tab w:val="left" w:pos="2520"/>
          <w:tab w:val="left" w:pos="3060"/>
        </w:tabs>
        <w:spacing w:after="120"/>
        <w:ind w:left="3060" w:hanging="900"/>
        <w:rPr>
          <w:rFonts w:ascii="Calibri" w:hAnsi="Calibri"/>
          <w:color w:val="000000" w:themeColor="text1"/>
          <w:sz w:val="22"/>
          <w:szCs w:val="22"/>
        </w:rPr>
      </w:pPr>
      <w:r w:rsidRPr="00C349C6">
        <w:rPr>
          <w:rFonts w:ascii="Calibri" w:hAnsi="Calibri"/>
          <w:color w:val="000000" w:themeColor="text1"/>
          <w:sz w:val="22"/>
          <w:szCs w:val="22"/>
        </w:rPr>
        <w:t>6.2.4.1 Part number and manufacturing department requiring the part.</w:t>
      </w:r>
    </w:p>
    <w:p w14:paraId="1A4AEF15" w14:textId="77777777" w:rsidR="001445BE" w:rsidRPr="00C349C6" w:rsidRDefault="001445BE">
      <w:pPr>
        <w:pStyle w:val="sec"/>
        <w:tabs>
          <w:tab w:val="clear" w:pos="720"/>
          <w:tab w:val="clear" w:pos="1080"/>
          <w:tab w:val="clear" w:pos="1440"/>
          <w:tab w:val="clear" w:pos="2160"/>
          <w:tab w:val="clear" w:pos="3600"/>
          <w:tab w:val="left" w:pos="540"/>
          <w:tab w:val="left" w:pos="1530"/>
          <w:tab w:val="left" w:pos="2520"/>
          <w:tab w:val="left" w:pos="3060"/>
        </w:tabs>
        <w:spacing w:after="120"/>
        <w:ind w:left="3060" w:hanging="900"/>
        <w:rPr>
          <w:rFonts w:ascii="Calibri" w:hAnsi="Calibri"/>
          <w:color w:val="000000" w:themeColor="text1"/>
          <w:sz w:val="22"/>
          <w:szCs w:val="22"/>
        </w:rPr>
      </w:pPr>
      <w:r w:rsidRPr="00C349C6">
        <w:rPr>
          <w:rFonts w:ascii="Calibri" w:hAnsi="Calibri"/>
          <w:color w:val="000000" w:themeColor="text1"/>
          <w:sz w:val="22"/>
          <w:szCs w:val="22"/>
        </w:rPr>
        <w:t>6.2.4.2</w:t>
      </w:r>
      <w:r w:rsidRPr="00C349C6">
        <w:rPr>
          <w:rFonts w:ascii="Calibri" w:hAnsi="Calibri"/>
          <w:color w:val="000000" w:themeColor="text1"/>
          <w:sz w:val="22"/>
          <w:szCs w:val="22"/>
        </w:rPr>
        <w:tab/>
      </w:r>
      <w:r w:rsidR="005C0348" w:rsidRPr="00C349C6">
        <w:rPr>
          <w:rFonts w:ascii="Calibri" w:hAnsi="Calibri"/>
          <w:color w:val="000000" w:themeColor="text1"/>
          <w:sz w:val="22"/>
          <w:szCs w:val="22"/>
        </w:rPr>
        <w:t>Procurement</w:t>
      </w:r>
      <w:r w:rsidRPr="00C349C6">
        <w:rPr>
          <w:rFonts w:ascii="Calibri" w:hAnsi="Calibri"/>
          <w:color w:val="000000" w:themeColor="text1"/>
          <w:sz w:val="22"/>
          <w:szCs w:val="22"/>
        </w:rPr>
        <w:t xml:space="preserve"> will determine if the part is already on order, or if a new order is required.  If a new order is required, buy to meet demand.</w:t>
      </w:r>
    </w:p>
    <w:p w14:paraId="47C2BE3D" w14:textId="77777777" w:rsidR="001445BE" w:rsidRPr="00C349C6" w:rsidRDefault="001445BE">
      <w:pPr>
        <w:pStyle w:val="sec"/>
        <w:numPr>
          <w:ilvl w:val="3"/>
          <w:numId w:val="27"/>
        </w:numPr>
        <w:tabs>
          <w:tab w:val="clear" w:pos="720"/>
          <w:tab w:val="clear" w:pos="1080"/>
          <w:tab w:val="clear" w:pos="1440"/>
          <w:tab w:val="clear" w:pos="2160"/>
          <w:tab w:val="clear" w:pos="3600"/>
          <w:tab w:val="left" w:pos="540"/>
          <w:tab w:val="left" w:pos="1530"/>
          <w:tab w:val="left" w:pos="3060"/>
        </w:tabs>
        <w:spacing w:after="120"/>
        <w:ind w:left="3060" w:hanging="900"/>
        <w:rPr>
          <w:rFonts w:ascii="Calibri" w:hAnsi="Calibri"/>
          <w:color w:val="000000" w:themeColor="text1"/>
          <w:sz w:val="22"/>
          <w:szCs w:val="22"/>
        </w:rPr>
      </w:pPr>
      <w:r w:rsidRPr="00C349C6">
        <w:rPr>
          <w:rFonts w:ascii="Calibri" w:hAnsi="Calibri"/>
          <w:color w:val="000000" w:themeColor="text1"/>
          <w:sz w:val="22"/>
          <w:szCs w:val="22"/>
        </w:rPr>
        <w:t>If a new order is not required, expedite the existing order.</w:t>
      </w:r>
    </w:p>
    <w:p w14:paraId="1508FA30" w14:textId="77777777" w:rsidR="001445BE" w:rsidRPr="00C349C6" w:rsidRDefault="001445BE">
      <w:pPr>
        <w:pStyle w:val="BodyTextIndent"/>
        <w:rPr>
          <w:rFonts w:ascii="Calibri" w:hAnsi="Calibri"/>
          <w:color w:val="000000" w:themeColor="text1"/>
          <w:szCs w:val="22"/>
        </w:rPr>
      </w:pPr>
      <w:r w:rsidRPr="00C349C6">
        <w:rPr>
          <w:rFonts w:ascii="Calibri" w:hAnsi="Calibri"/>
          <w:color w:val="000000" w:themeColor="text1"/>
          <w:szCs w:val="22"/>
        </w:rPr>
        <w:lastRenderedPageBreak/>
        <w:t>6.3</w:t>
      </w:r>
      <w:r w:rsidRPr="00C349C6">
        <w:rPr>
          <w:rFonts w:ascii="Calibri" w:hAnsi="Calibri"/>
          <w:color w:val="000000" w:themeColor="text1"/>
          <w:szCs w:val="22"/>
        </w:rPr>
        <w:tab/>
        <w:t>Requests for Bid (RFB):</w:t>
      </w:r>
    </w:p>
    <w:p w14:paraId="1472B69E" w14:textId="77777777" w:rsidR="001445BE" w:rsidRPr="00C349C6" w:rsidRDefault="001445BE">
      <w:pPr>
        <w:pStyle w:val="one"/>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t>6.3.1</w:t>
      </w:r>
      <w:r w:rsidRPr="00C349C6">
        <w:rPr>
          <w:rFonts w:ascii="Calibri" w:hAnsi="Calibri"/>
          <w:color w:val="000000" w:themeColor="text1"/>
          <w:sz w:val="22"/>
          <w:szCs w:val="22"/>
        </w:rPr>
        <w:tab/>
        <w:t>Preparation:</w:t>
      </w:r>
    </w:p>
    <w:p w14:paraId="0FD48133" w14:textId="77777777" w:rsidR="001445BE" w:rsidRPr="00C349C6" w:rsidRDefault="001445BE">
      <w:pPr>
        <w:pStyle w:val="sec"/>
        <w:tabs>
          <w:tab w:val="clear" w:pos="720"/>
          <w:tab w:val="clear" w:pos="1080"/>
          <w:tab w:val="clear" w:pos="2160"/>
          <w:tab w:val="left" w:pos="540"/>
        </w:tabs>
        <w:spacing w:after="120"/>
        <w:ind w:left="2880" w:hanging="720"/>
        <w:rPr>
          <w:rFonts w:ascii="Calibri" w:hAnsi="Calibri"/>
          <w:color w:val="000000" w:themeColor="text1"/>
          <w:sz w:val="22"/>
          <w:szCs w:val="22"/>
        </w:rPr>
      </w:pPr>
      <w:r w:rsidRPr="00C349C6">
        <w:rPr>
          <w:rFonts w:ascii="Calibri" w:hAnsi="Calibri"/>
          <w:color w:val="000000" w:themeColor="text1"/>
          <w:sz w:val="22"/>
          <w:szCs w:val="22"/>
        </w:rPr>
        <w:t>6.3.1.1</w:t>
      </w:r>
      <w:r w:rsidRPr="00C349C6">
        <w:rPr>
          <w:rFonts w:ascii="Calibri" w:hAnsi="Calibri"/>
          <w:color w:val="000000" w:themeColor="text1"/>
          <w:sz w:val="22"/>
          <w:szCs w:val="22"/>
        </w:rPr>
        <w:tab/>
        <w:t>Purchase requirements can be solicited for bid from any suppl</w:t>
      </w:r>
      <w:r w:rsidR="000A0781" w:rsidRPr="00C349C6">
        <w:rPr>
          <w:rFonts w:ascii="Calibri" w:hAnsi="Calibri"/>
          <w:color w:val="000000" w:themeColor="text1"/>
          <w:sz w:val="22"/>
          <w:szCs w:val="22"/>
        </w:rPr>
        <w:t>i</w:t>
      </w:r>
      <w:r w:rsidRPr="00C349C6">
        <w:rPr>
          <w:rFonts w:ascii="Calibri" w:hAnsi="Calibri"/>
          <w:color w:val="000000" w:themeColor="text1"/>
          <w:sz w:val="22"/>
          <w:szCs w:val="22"/>
        </w:rPr>
        <w:t xml:space="preserve">er. </w:t>
      </w:r>
    </w:p>
    <w:p w14:paraId="666D4509" w14:textId="77777777" w:rsidR="001445BE" w:rsidRPr="00C349C6" w:rsidRDefault="001445BE">
      <w:pPr>
        <w:pStyle w:val="sec"/>
        <w:numPr>
          <w:ilvl w:val="3"/>
          <w:numId w:val="26"/>
        </w:numPr>
        <w:tabs>
          <w:tab w:val="clear" w:pos="1080"/>
          <w:tab w:val="clear" w:pos="2160"/>
          <w:tab w:val="left" w:pos="1260"/>
        </w:tabs>
        <w:spacing w:after="120"/>
        <w:rPr>
          <w:rFonts w:ascii="Calibri" w:hAnsi="Calibri"/>
          <w:color w:val="000000" w:themeColor="text1"/>
          <w:sz w:val="22"/>
          <w:szCs w:val="22"/>
        </w:rPr>
      </w:pPr>
      <w:r w:rsidRPr="00C349C6">
        <w:rPr>
          <w:rFonts w:ascii="Calibri" w:hAnsi="Calibri"/>
          <w:color w:val="000000" w:themeColor="text1"/>
          <w:sz w:val="22"/>
          <w:szCs w:val="22"/>
        </w:rPr>
        <w:t xml:space="preserve">If the requirement is generated by the Purchase Requisition Form, the requisitioner should provide the suggested suppliers. </w:t>
      </w:r>
    </w:p>
    <w:p w14:paraId="08FE5D5D" w14:textId="77777777" w:rsidR="001445BE" w:rsidRPr="00C349C6" w:rsidRDefault="001445BE">
      <w:pPr>
        <w:pStyle w:val="sec"/>
        <w:tabs>
          <w:tab w:val="clear" w:pos="1080"/>
          <w:tab w:val="clear" w:pos="2160"/>
          <w:tab w:val="left" w:pos="1260"/>
        </w:tabs>
        <w:spacing w:after="120"/>
        <w:ind w:left="2880" w:hanging="720"/>
        <w:rPr>
          <w:rFonts w:ascii="Calibri" w:hAnsi="Calibri"/>
          <w:color w:val="000000" w:themeColor="text1"/>
          <w:sz w:val="22"/>
          <w:szCs w:val="22"/>
        </w:rPr>
      </w:pPr>
      <w:r w:rsidRPr="00C349C6">
        <w:rPr>
          <w:rFonts w:ascii="Calibri" w:hAnsi="Calibri"/>
          <w:color w:val="000000" w:themeColor="text1"/>
          <w:sz w:val="22"/>
          <w:szCs w:val="22"/>
        </w:rPr>
        <w:t>6.3.1.3</w:t>
      </w:r>
      <w:r w:rsidRPr="00C349C6">
        <w:rPr>
          <w:rFonts w:ascii="Calibri" w:hAnsi="Calibri"/>
          <w:color w:val="000000" w:themeColor="text1"/>
          <w:sz w:val="22"/>
          <w:szCs w:val="22"/>
        </w:rPr>
        <w:tab/>
        <w:t>Requirements submitted for a quotation/bid could include: industry standards, manufacturers part numbers, specific requirements or specifications or drawings as defined by part number information and/or documentation.</w:t>
      </w:r>
    </w:p>
    <w:p w14:paraId="21506C43" w14:textId="77777777" w:rsidR="00CB36A8" w:rsidRPr="00C349C6" w:rsidRDefault="00CB36A8" w:rsidP="00CB36A8">
      <w:pPr>
        <w:pStyle w:val="sec"/>
        <w:tabs>
          <w:tab w:val="clear" w:pos="1080"/>
          <w:tab w:val="clear" w:pos="2160"/>
          <w:tab w:val="left" w:pos="1260"/>
        </w:tabs>
        <w:spacing w:after="120"/>
        <w:ind w:left="2880" w:hanging="720"/>
        <w:rPr>
          <w:rFonts w:ascii="Calibri" w:hAnsi="Calibri"/>
          <w:color w:val="000000" w:themeColor="text1"/>
          <w:sz w:val="22"/>
          <w:szCs w:val="22"/>
        </w:rPr>
      </w:pPr>
      <w:r w:rsidRPr="00C349C6">
        <w:rPr>
          <w:rFonts w:ascii="Calibri" w:hAnsi="Calibri"/>
          <w:color w:val="000000" w:themeColor="text1"/>
          <w:sz w:val="22"/>
          <w:szCs w:val="22"/>
        </w:rPr>
        <w:t>6.3.1.4</w:t>
      </w:r>
      <w:r w:rsidRPr="00C349C6">
        <w:rPr>
          <w:rFonts w:ascii="Calibri" w:hAnsi="Calibri"/>
          <w:color w:val="000000" w:themeColor="text1"/>
          <w:sz w:val="22"/>
          <w:szCs w:val="22"/>
        </w:rPr>
        <w:tab/>
        <w:t xml:space="preserve">Sourcing will </w:t>
      </w:r>
      <w:r w:rsidR="00C12325" w:rsidRPr="00C349C6">
        <w:rPr>
          <w:rFonts w:ascii="Calibri" w:hAnsi="Calibri"/>
          <w:color w:val="000000" w:themeColor="text1"/>
          <w:sz w:val="22"/>
          <w:szCs w:val="22"/>
        </w:rPr>
        <w:t>require each supplier to complete</w:t>
      </w:r>
      <w:r w:rsidRPr="00C349C6">
        <w:rPr>
          <w:rFonts w:ascii="Calibri" w:hAnsi="Calibri"/>
          <w:color w:val="000000" w:themeColor="text1"/>
          <w:sz w:val="22"/>
          <w:szCs w:val="22"/>
        </w:rPr>
        <w:t xml:space="preserve"> the RoHS Vendor Questionnaire as referenced in </w:t>
      </w:r>
      <w:r w:rsidR="00C12325" w:rsidRPr="00C349C6">
        <w:rPr>
          <w:rFonts w:ascii="Calibri" w:hAnsi="Calibri"/>
          <w:color w:val="000000" w:themeColor="text1"/>
          <w:sz w:val="22"/>
          <w:szCs w:val="22"/>
        </w:rPr>
        <w:t xml:space="preserve">the </w:t>
      </w:r>
      <w:r w:rsidRPr="00C349C6">
        <w:rPr>
          <w:rFonts w:ascii="Calibri" w:hAnsi="Calibri"/>
          <w:color w:val="000000" w:themeColor="text1"/>
          <w:sz w:val="22"/>
          <w:szCs w:val="22"/>
        </w:rPr>
        <w:t>Supplier RoHS Documentation Requirements</w:t>
      </w:r>
      <w:r w:rsidR="00C12325" w:rsidRPr="00C349C6">
        <w:rPr>
          <w:rFonts w:ascii="Calibri" w:hAnsi="Calibri"/>
          <w:color w:val="000000" w:themeColor="text1"/>
          <w:sz w:val="22"/>
          <w:szCs w:val="22"/>
        </w:rPr>
        <w:t xml:space="preserve"> procedure. </w:t>
      </w:r>
    </w:p>
    <w:p w14:paraId="25561803" w14:textId="77777777" w:rsidR="00CB36A8" w:rsidRPr="00C349C6" w:rsidRDefault="001445BE">
      <w:pPr>
        <w:pStyle w:val="sec"/>
        <w:tabs>
          <w:tab w:val="clear" w:pos="1080"/>
          <w:tab w:val="clear" w:pos="2160"/>
          <w:tab w:val="left" w:pos="1260"/>
          <w:tab w:val="left" w:pos="2520"/>
        </w:tabs>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t>6.3.2</w:t>
      </w:r>
      <w:r w:rsidRPr="00C349C6">
        <w:rPr>
          <w:rFonts w:ascii="Calibri" w:hAnsi="Calibri"/>
          <w:color w:val="000000" w:themeColor="text1"/>
          <w:sz w:val="22"/>
          <w:szCs w:val="22"/>
        </w:rPr>
        <w:tab/>
        <w:t xml:space="preserve">Evaluation: </w:t>
      </w:r>
    </w:p>
    <w:p w14:paraId="72E4047A" w14:textId="77777777" w:rsidR="001445BE" w:rsidRPr="00C349C6" w:rsidRDefault="00CB36A8" w:rsidP="00CB36A8">
      <w:pPr>
        <w:pStyle w:val="sec"/>
        <w:tabs>
          <w:tab w:val="clear" w:pos="1080"/>
          <w:tab w:val="clear" w:pos="2160"/>
          <w:tab w:val="left" w:pos="1260"/>
          <w:tab w:val="left" w:pos="2520"/>
        </w:tabs>
        <w:spacing w:after="120"/>
        <w:ind w:left="2880" w:hanging="720"/>
        <w:rPr>
          <w:rFonts w:ascii="Calibri" w:hAnsi="Calibri"/>
          <w:color w:val="000000" w:themeColor="text1"/>
          <w:sz w:val="22"/>
          <w:szCs w:val="22"/>
        </w:rPr>
      </w:pPr>
      <w:r w:rsidRPr="00C349C6">
        <w:rPr>
          <w:rFonts w:ascii="Calibri" w:hAnsi="Calibri"/>
          <w:color w:val="000000" w:themeColor="text1"/>
          <w:sz w:val="22"/>
          <w:szCs w:val="22"/>
        </w:rPr>
        <w:t>6.3.2.1 All</w:t>
      </w:r>
      <w:r w:rsidR="001445BE" w:rsidRPr="00C349C6">
        <w:rPr>
          <w:rFonts w:ascii="Calibri" w:hAnsi="Calibri"/>
          <w:color w:val="000000" w:themeColor="text1"/>
          <w:sz w:val="22"/>
          <w:szCs w:val="22"/>
        </w:rPr>
        <w:t xml:space="preserve"> bids received in response to an RFB will be evaluated on an </w:t>
      </w:r>
      <w:r w:rsidRPr="00C349C6">
        <w:rPr>
          <w:rFonts w:ascii="Calibri" w:hAnsi="Calibri"/>
          <w:color w:val="000000" w:themeColor="text1"/>
          <w:sz w:val="22"/>
          <w:szCs w:val="22"/>
        </w:rPr>
        <w:t xml:space="preserve">objective </w:t>
      </w:r>
      <w:r w:rsidR="001445BE" w:rsidRPr="00C349C6">
        <w:rPr>
          <w:rFonts w:ascii="Calibri" w:hAnsi="Calibri"/>
          <w:color w:val="000000" w:themeColor="text1"/>
          <w:sz w:val="22"/>
          <w:szCs w:val="22"/>
        </w:rPr>
        <w:t>basis</w:t>
      </w:r>
      <w:r w:rsidR="00F876E4" w:rsidRPr="00C349C6">
        <w:rPr>
          <w:rFonts w:ascii="Calibri" w:hAnsi="Calibri"/>
          <w:color w:val="000000" w:themeColor="text1"/>
          <w:sz w:val="22"/>
          <w:szCs w:val="22"/>
        </w:rPr>
        <w:t xml:space="preserve"> using the TCO model.</w:t>
      </w:r>
    </w:p>
    <w:p w14:paraId="308CB0E9" w14:textId="77777777" w:rsidR="000A4F65" w:rsidRPr="00C349C6" w:rsidRDefault="00CB36A8" w:rsidP="000A4F65">
      <w:pPr>
        <w:pStyle w:val="sec"/>
        <w:tabs>
          <w:tab w:val="clear" w:pos="1080"/>
          <w:tab w:val="clear" w:pos="2160"/>
          <w:tab w:val="left" w:pos="1260"/>
          <w:tab w:val="left" w:pos="2520"/>
        </w:tabs>
        <w:spacing w:after="120"/>
        <w:ind w:left="2880" w:hanging="720"/>
        <w:rPr>
          <w:rFonts w:ascii="Calibri" w:hAnsi="Calibri"/>
          <w:color w:val="000000" w:themeColor="text1"/>
          <w:sz w:val="22"/>
          <w:szCs w:val="22"/>
        </w:rPr>
      </w:pPr>
      <w:r w:rsidRPr="00C349C6">
        <w:rPr>
          <w:rFonts w:ascii="Calibri" w:hAnsi="Calibri"/>
          <w:color w:val="000000" w:themeColor="text1"/>
          <w:sz w:val="22"/>
          <w:szCs w:val="22"/>
        </w:rPr>
        <w:t>6.3.2.2</w:t>
      </w:r>
      <w:r w:rsidRPr="00C349C6">
        <w:rPr>
          <w:rFonts w:ascii="Calibri" w:hAnsi="Calibri"/>
          <w:color w:val="000000" w:themeColor="text1"/>
          <w:sz w:val="22"/>
          <w:szCs w:val="22"/>
        </w:rPr>
        <w:tab/>
      </w:r>
      <w:r w:rsidR="00C7538A" w:rsidRPr="00C349C6">
        <w:rPr>
          <w:rFonts w:ascii="Calibri" w:hAnsi="Calibri"/>
          <w:color w:val="000000" w:themeColor="text1"/>
          <w:sz w:val="22"/>
          <w:szCs w:val="22"/>
        </w:rPr>
        <w:t xml:space="preserve">All </w:t>
      </w:r>
      <w:r w:rsidR="00B503E4" w:rsidRPr="00C349C6">
        <w:rPr>
          <w:rFonts w:ascii="Calibri" w:hAnsi="Calibri"/>
          <w:color w:val="000000" w:themeColor="text1"/>
          <w:sz w:val="22"/>
          <w:szCs w:val="22"/>
        </w:rPr>
        <w:t xml:space="preserve">completed </w:t>
      </w:r>
      <w:r w:rsidR="00C7538A" w:rsidRPr="00C349C6">
        <w:rPr>
          <w:rFonts w:ascii="Calibri" w:hAnsi="Calibri"/>
          <w:color w:val="000000" w:themeColor="text1"/>
          <w:sz w:val="22"/>
          <w:szCs w:val="22"/>
        </w:rPr>
        <w:t xml:space="preserve">RoHS Vendor Questionnaires will be </w:t>
      </w:r>
      <w:r w:rsidR="00C12325" w:rsidRPr="00C349C6">
        <w:rPr>
          <w:rFonts w:ascii="Calibri" w:hAnsi="Calibri"/>
          <w:color w:val="000000" w:themeColor="text1"/>
          <w:sz w:val="22"/>
          <w:szCs w:val="22"/>
        </w:rPr>
        <w:t xml:space="preserve">evaluated </w:t>
      </w:r>
      <w:r w:rsidR="00181830" w:rsidRPr="00C349C6">
        <w:rPr>
          <w:rFonts w:ascii="Calibri" w:hAnsi="Calibri"/>
          <w:color w:val="000000" w:themeColor="text1"/>
          <w:sz w:val="22"/>
          <w:szCs w:val="22"/>
        </w:rPr>
        <w:t>to determine the appropriate supplier classification as defined in the Supplier RoHS Documentation Requirements</w:t>
      </w:r>
      <w:r w:rsidR="000A4F65" w:rsidRPr="00C349C6">
        <w:rPr>
          <w:rFonts w:ascii="Calibri" w:hAnsi="Calibri"/>
          <w:color w:val="000000" w:themeColor="text1"/>
          <w:sz w:val="22"/>
          <w:szCs w:val="22"/>
        </w:rPr>
        <w:t xml:space="preserve"> procedure. </w:t>
      </w:r>
      <w:r w:rsidR="00181830" w:rsidRPr="00C349C6">
        <w:rPr>
          <w:rFonts w:ascii="Calibri" w:hAnsi="Calibri"/>
          <w:color w:val="000000" w:themeColor="text1"/>
          <w:sz w:val="22"/>
          <w:szCs w:val="22"/>
        </w:rPr>
        <w:t xml:space="preserve">The supplier classification assessed will be updated by </w:t>
      </w:r>
      <w:r w:rsidR="005C0348" w:rsidRPr="00C349C6">
        <w:rPr>
          <w:rFonts w:ascii="Calibri" w:hAnsi="Calibri"/>
          <w:color w:val="000000" w:themeColor="text1"/>
          <w:sz w:val="22"/>
          <w:szCs w:val="22"/>
        </w:rPr>
        <w:t>Procurement</w:t>
      </w:r>
      <w:r w:rsidR="00181830" w:rsidRPr="00C349C6">
        <w:rPr>
          <w:rFonts w:ascii="Calibri" w:hAnsi="Calibri"/>
          <w:color w:val="000000" w:themeColor="text1"/>
          <w:sz w:val="22"/>
          <w:szCs w:val="22"/>
        </w:rPr>
        <w:t xml:space="preserve"> </w:t>
      </w:r>
      <w:r w:rsidR="000A4F65" w:rsidRPr="00C349C6">
        <w:rPr>
          <w:rFonts w:ascii="Calibri" w:hAnsi="Calibri"/>
          <w:color w:val="000000" w:themeColor="text1"/>
          <w:sz w:val="22"/>
          <w:szCs w:val="22"/>
        </w:rPr>
        <w:t xml:space="preserve">in the ‘RoHS Supplier Rating’ field, which can be found in the Bolt-On Data session in Baan. </w:t>
      </w:r>
    </w:p>
    <w:p w14:paraId="206BA666" w14:textId="77777777" w:rsidR="001445BE" w:rsidRPr="00C349C6" w:rsidRDefault="000A4F65" w:rsidP="000A4F65">
      <w:pPr>
        <w:pStyle w:val="sec"/>
        <w:tabs>
          <w:tab w:val="clear" w:pos="1080"/>
          <w:tab w:val="clear" w:pos="2160"/>
          <w:tab w:val="left" w:pos="1260"/>
          <w:tab w:val="left" w:pos="2520"/>
        </w:tabs>
        <w:spacing w:after="120"/>
        <w:rPr>
          <w:rFonts w:ascii="Calibri" w:hAnsi="Calibri"/>
          <w:color w:val="000000" w:themeColor="text1"/>
          <w:sz w:val="22"/>
          <w:szCs w:val="22"/>
        </w:rPr>
      </w:pPr>
      <w:r w:rsidRPr="00C349C6">
        <w:rPr>
          <w:rFonts w:ascii="Calibri" w:hAnsi="Calibri"/>
          <w:color w:val="000000" w:themeColor="text1"/>
          <w:sz w:val="22"/>
          <w:szCs w:val="22"/>
        </w:rPr>
        <w:tab/>
      </w:r>
      <w:r w:rsidR="001445BE" w:rsidRPr="00C349C6">
        <w:rPr>
          <w:rFonts w:ascii="Calibri" w:hAnsi="Calibri"/>
          <w:color w:val="000000" w:themeColor="text1"/>
          <w:sz w:val="22"/>
          <w:szCs w:val="22"/>
        </w:rPr>
        <w:t>6.4</w:t>
      </w:r>
      <w:r w:rsidR="001445BE" w:rsidRPr="00C349C6">
        <w:rPr>
          <w:rFonts w:ascii="Calibri" w:hAnsi="Calibri"/>
          <w:color w:val="000000" w:themeColor="text1"/>
          <w:sz w:val="22"/>
          <w:szCs w:val="22"/>
        </w:rPr>
        <w:tab/>
      </w:r>
      <w:r w:rsidRPr="00C349C6">
        <w:rPr>
          <w:rFonts w:ascii="Calibri" w:hAnsi="Calibri"/>
          <w:color w:val="000000" w:themeColor="text1"/>
          <w:sz w:val="22"/>
          <w:szCs w:val="22"/>
        </w:rPr>
        <w:tab/>
      </w:r>
      <w:r w:rsidRPr="00C349C6">
        <w:rPr>
          <w:rFonts w:ascii="Calibri" w:hAnsi="Calibri"/>
          <w:color w:val="000000" w:themeColor="text1"/>
          <w:sz w:val="22"/>
          <w:szCs w:val="22"/>
        </w:rPr>
        <w:tab/>
      </w:r>
      <w:r w:rsidR="001445BE" w:rsidRPr="00C349C6">
        <w:rPr>
          <w:rFonts w:ascii="Calibri" w:hAnsi="Calibri"/>
          <w:color w:val="000000" w:themeColor="text1"/>
          <w:sz w:val="22"/>
          <w:szCs w:val="22"/>
        </w:rPr>
        <w:t>Purchase Orders</w:t>
      </w:r>
    </w:p>
    <w:p w14:paraId="5CDB6308" w14:textId="77777777" w:rsidR="001445BE" w:rsidRPr="00C349C6" w:rsidRDefault="001445BE">
      <w:pPr>
        <w:pStyle w:val="sec"/>
        <w:tabs>
          <w:tab w:val="clear" w:pos="720"/>
        </w:tabs>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t>6.4.1</w:t>
      </w:r>
      <w:r w:rsidRPr="00C349C6">
        <w:rPr>
          <w:rFonts w:ascii="Calibri" w:hAnsi="Calibri"/>
          <w:color w:val="000000" w:themeColor="text1"/>
          <w:sz w:val="22"/>
          <w:szCs w:val="22"/>
        </w:rPr>
        <w:tab/>
        <w:t>All purchase orders will reference the following information:</w:t>
      </w:r>
      <w:r w:rsidRPr="00C349C6">
        <w:rPr>
          <w:rFonts w:ascii="Calibri" w:hAnsi="Calibri"/>
          <w:color w:val="000000" w:themeColor="text1"/>
          <w:sz w:val="22"/>
          <w:szCs w:val="22"/>
        </w:rPr>
        <w:br/>
        <w:t xml:space="preserve">Supplier name and address, vendor number, quantity ordered, part number, price, due date, payment terms, freight or misc. charges (if known), FOB point, method of shipment, and special notes associated with the purchase order.  </w:t>
      </w:r>
    </w:p>
    <w:p w14:paraId="67730AC9" w14:textId="77777777" w:rsidR="001445BE" w:rsidRPr="00C349C6" w:rsidRDefault="001445BE" w:rsidP="00CB36A8">
      <w:pPr>
        <w:pStyle w:val="one"/>
        <w:tabs>
          <w:tab w:val="clear" w:pos="1440"/>
          <w:tab w:val="clear" w:pos="2160"/>
          <w:tab w:val="left" w:pos="2340"/>
        </w:tabs>
        <w:spacing w:after="120"/>
        <w:ind w:left="2880" w:hanging="720"/>
        <w:rPr>
          <w:rFonts w:ascii="Calibri" w:hAnsi="Calibri"/>
          <w:color w:val="000000" w:themeColor="text1"/>
          <w:sz w:val="22"/>
          <w:szCs w:val="22"/>
        </w:rPr>
      </w:pPr>
      <w:r w:rsidRPr="00C349C6">
        <w:rPr>
          <w:rFonts w:ascii="Calibri" w:hAnsi="Calibri"/>
          <w:color w:val="000000" w:themeColor="text1"/>
          <w:sz w:val="22"/>
          <w:szCs w:val="22"/>
        </w:rPr>
        <w:t>6.4.1.1</w:t>
      </w:r>
      <w:r w:rsidRPr="00C349C6">
        <w:rPr>
          <w:rFonts w:ascii="Calibri" w:hAnsi="Calibri"/>
          <w:color w:val="000000" w:themeColor="text1"/>
          <w:sz w:val="22"/>
          <w:szCs w:val="22"/>
        </w:rPr>
        <w:tab/>
        <w:t xml:space="preserve">Engineering or the </w:t>
      </w:r>
      <w:proofErr w:type="spellStart"/>
      <w:r w:rsidRPr="00C349C6">
        <w:rPr>
          <w:rFonts w:ascii="Calibri" w:hAnsi="Calibri"/>
          <w:color w:val="000000" w:themeColor="text1"/>
          <w:sz w:val="22"/>
          <w:szCs w:val="22"/>
        </w:rPr>
        <w:t>iBaaN</w:t>
      </w:r>
      <w:proofErr w:type="spellEnd"/>
      <w:r w:rsidRPr="00C349C6">
        <w:rPr>
          <w:rFonts w:ascii="Calibri" w:hAnsi="Calibri"/>
          <w:color w:val="000000" w:themeColor="text1"/>
          <w:sz w:val="22"/>
          <w:szCs w:val="22"/>
        </w:rPr>
        <w:t xml:space="preserve"> system will provide the following:</w:t>
      </w:r>
      <w:r w:rsidRPr="00C349C6">
        <w:rPr>
          <w:rFonts w:ascii="Calibri" w:hAnsi="Calibri"/>
          <w:color w:val="000000" w:themeColor="text1"/>
          <w:sz w:val="22"/>
          <w:szCs w:val="22"/>
        </w:rPr>
        <w:br/>
        <w:t>Part number, description, applicable drawings, material specifications, first article test requirements, tolerances, manufacturers part number if applicable.</w:t>
      </w:r>
    </w:p>
    <w:p w14:paraId="4371BBE7" w14:textId="77777777" w:rsidR="001445BE" w:rsidRPr="00C349C6" w:rsidRDefault="001445BE">
      <w:pPr>
        <w:pStyle w:val="one"/>
        <w:numPr>
          <w:ilvl w:val="3"/>
          <w:numId w:val="28"/>
        </w:numPr>
        <w:tabs>
          <w:tab w:val="clear" w:pos="1440"/>
          <w:tab w:val="clear" w:pos="2160"/>
          <w:tab w:val="left" w:pos="2340"/>
        </w:tabs>
        <w:spacing w:after="120"/>
        <w:rPr>
          <w:rFonts w:ascii="Calibri" w:hAnsi="Calibri"/>
          <w:color w:val="000000" w:themeColor="text1"/>
          <w:sz w:val="22"/>
          <w:szCs w:val="22"/>
        </w:rPr>
      </w:pPr>
      <w:r w:rsidRPr="00C349C6">
        <w:rPr>
          <w:rFonts w:ascii="Calibri" w:hAnsi="Calibri"/>
          <w:color w:val="000000" w:themeColor="text1"/>
          <w:sz w:val="22"/>
          <w:szCs w:val="22"/>
        </w:rPr>
        <w:t>Engineering and Quality will provide the material specifications and quality workmanship standards.</w:t>
      </w:r>
    </w:p>
    <w:p w14:paraId="7D42628F" w14:textId="77777777" w:rsidR="001445BE" w:rsidRPr="00C349C6" w:rsidRDefault="001445BE">
      <w:pPr>
        <w:pStyle w:val="one"/>
        <w:numPr>
          <w:ilvl w:val="3"/>
          <w:numId w:val="28"/>
        </w:numPr>
        <w:tabs>
          <w:tab w:val="clear" w:pos="1440"/>
          <w:tab w:val="clear" w:pos="2160"/>
          <w:tab w:val="left" w:pos="2340"/>
        </w:tabs>
        <w:spacing w:after="120"/>
        <w:rPr>
          <w:rFonts w:ascii="Calibri" w:hAnsi="Calibri"/>
          <w:color w:val="000000" w:themeColor="text1"/>
          <w:sz w:val="22"/>
          <w:szCs w:val="22"/>
        </w:rPr>
      </w:pPr>
      <w:r w:rsidRPr="00C349C6">
        <w:rPr>
          <w:rFonts w:ascii="Calibri" w:hAnsi="Calibri"/>
          <w:color w:val="000000" w:themeColor="text1"/>
          <w:sz w:val="22"/>
          <w:szCs w:val="22"/>
        </w:rPr>
        <w:t>Update cost table and PO maintenance when price discrepancies are sent over from A/P or supplier announcement.</w:t>
      </w:r>
    </w:p>
    <w:p w14:paraId="76CBF963" w14:textId="77777777" w:rsidR="001445BE" w:rsidRPr="00C349C6" w:rsidRDefault="001445BE">
      <w:pPr>
        <w:pStyle w:val="one"/>
        <w:tabs>
          <w:tab w:val="clear" w:pos="1440"/>
        </w:tabs>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t>6.4.2</w:t>
      </w:r>
      <w:r w:rsidRPr="00C349C6">
        <w:rPr>
          <w:rFonts w:ascii="Calibri" w:hAnsi="Calibri"/>
          <w:color w:val="000000" w:themeColor="text1"/>
          <w:sz w:val="22"/>
          <w:szCs w:val="22"/>
        </w:rPr>
        <w:tab/>
        <w:t>All Purchase Orders must be reviewed by the buyer for accuracy prior to being submitted to supplier.</w:t>
      </w:r>
    </w:p>
    <w:p w14:paraId="0A2B4B78" w14:textId="77777777" w:rsidR="00037656" w:rsidRPr="00C349C6" w:rsidRDefault="001445BE">
      <w:pPr>
        <w:pStyle w:val="one"/>
        <w:tabs>
          <w:tab w:val="clear" w:pos="1440"/>
        </w:tabs>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lastRenderedPageBreak/>
        <w:t>6.4.3</w:t>
      </w:r>
      <w:r w:rsidRPr="00C349C6">
        <w:rPr>
          <w:rFonts w:ascii="Calibri" w:hAnsi="Calibri"/>
          <w:color w:val="000000" w:themeColor="text1"/>
          <w:sz w:val="22"/>
          <w:szCs w:val="22"/>
        </w:rPr>
        <w:tab/>
        <w:t xml:space="preserve">AxisClinical </w:t>
      </w:r>
      <w:r w:rsidR="007155B3" w:rsidRPr="00C349C6">
        <w:rPr>
          <w:rFonts w:ascii="Calibri" w:hAnsi="Calibri"/>
          <w:color w:val="000000" w:themeColor="text1"/>
          <w:sz w:val="22"/>
          <w:szCs w:val="22"/>
        </w:rPr>
        <w:t>Assets (</w:t>
      </w:r>
      <w:r w:rsidRPr="00C349C6">
        <w:rPr>
          <w:rFonts w:ascii="Calibri" w:hAnsi="Calibri"/>
          <w:color w:val="000000" w:themeColor="text1"/>
          <w:sz w:val="22"/>
          <w:szCs w:val="22"/>
        </w:rPr>
        <w:t>Off Site)</w:t>
      </w:r>
      <w:r w:rsidRPr="00C349C6">
        <w:rPr>
          <w:rFonts w:ascii="Calibri" w:hAnsi="Calibri"/>
          <w:color w:val="000000" w:themeColor="text1"/>
          <w:sz w:val="22"/>
          <w:szCs w:val="22"/>
        </w:rPr>
        <w:br/>
        <w:t>The purchase order must state that</w:t>
      </w:r>
      <w:r w:rsidR="006409F8" w:rsidRPr="00C349C6">
        <w:rPr>
          <w:rFonts w:ascii="Calibri" w:hAnsi="Calibri"/>
          <w:color w:val="000000" w:themeColor="text1"/>
          <w:sz w:val="22"/>
          <w:szCs w:val="22"/>
        </w:rPr>
        <w:t xml:space="preserve"> the property is "AxisClinical </w:t>
      </w:r>
      <w:r w:rsidR="00F876E4" w:rsidRPr="00C349C6">
        <w:rPr>
          <w:rFonts w:ascii="Calibri" w:hAnsi="Calibri"/>
          <w:color w:val="000000" w:themeColor="text1"/>
          <w:sz w:val="22"/>
          <w:szCs w:val="22"/>
        </w:rPr>
        <w:t>Owned" and will be asset tagged per the Tooling management procedure. (PUR002)</w:t>
      </w:r>
    </w:p>
    <w:p w14:paraId="39FB01DA" w14:textId="77777777" w:rsidR="001445BE" w:rsidRPr="00C349C6" w:rsidRDefault="001445BE">
      <w:pPr>
        <w:tabs>
          <w:tab w:val="clear" w:pos="1440"/>
          <w:tab w:val="left" w:pos="1350"/>
        </w:tabs>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t>6.4.4</w:t>
      </w:r>
      <w:r w:rsidRPr="00C349C6">
        <w:rPr>
          <w:rFonts w:ascii="Calibri" w:hAnsi="Calibri"/>
          <w:color w:val="000000" w:themeColor="text1"/>
          <w:sz w:val="22"/>
          <w:szCs w:val="22"/>
        </w:rPr>
        <w:tab/>
        <w:t xml:space="preserve">Purchase Order Approval Levels: </w:t>
      </w:r>
    </w:p>
    <w:p w14:paraId="6D82D811" w14:textId="77777777" w:rsidR="001445BE" w:rsidRPr="00C349C6" w:rsidRDefault="00F876E4">
      <w:pPr>
        <w:tabs>
          <w:tab w:val="clear" w:pos="1440"/>
          <w:tab w:val="left" w:pos="1260"/>
        </w:tabs>
        <w:spacing w:after="120"/>
        <w:ind w:left="2160"/>
        <w:rPr>
          <w:rFonts w:ascii="Calibri" w:hAnsi="Calibri"/>
          <w:color w:val="000000" w:themeColor="text1"/>
          <w:sz w:val="22"/>
          <w:szCs w:val="22"/>
        </w:rPr>
      </w:pPr>
      <w:r w:rsidRPr="00C349C6">
        <w:rPr>
          <w:rFonts w:ascii="Calibri" w:hAnsi="Calibri"/>
          <w:color w:val="000000" w:themeColor="text1"/>
          <w:sz w:val="22"/>
          <w:szCs w:val="22"/>
        </w:rPr>
        <w:t>AAM – Approval Authorization Matrix</w:t>
      </w:r>
    </w:p>
    <w:p w14:paraId="4FA7F624" w14:textId="77777777" w:rsidR="001445BE" w:rsidRPr="00C349C6" w:rsidRDefault="001445BE">
      <w:pPr>
        <w:pStyle w:val="BodyTextIndent"/>
        <w:rPr>
          <w:rFonts w:ascii="Calibri" w:hAnsi="Calibri"/>
          <w:color w:val="000000" w:themeColor="text1"/>
          <w:szCs w:val="22"/>
        </w:rPr>
      </w:pPr>
      <w:r w:rsidRPr="00C349C6">
        <w:rPr>
          <w:rFonts w:ascii="Calibri" w:hAnsi="Calibri"/>
          <w:color w:val="000000" w:themeColor="text1"/>
          <w:szCs w:val="22"/>
        </w:rPr>
        <w:t>6.5</w:t>
      </w:r>
      <w:r w:rsidRPr="00C349C6">
        <w:rPr>
          <w:rFonts w:ascii="Calibri" w:hAnsi="Calibri"/>
          <w:color w:val="000000" w:themeColor="text1"/>
          <w:szCs w:val="22"/>
        </w:rPr>
        <w:tab/>
        <w:t>Follow up/Expediting:</w:t>
      </w:r>
    </w:p>
    <w:p w14:paraId="799AA78E" w14:textId="77777777" w:rsidR="001445BE" w:rsidRPr="00C349C6" w:rsidRDefault="001445BE">
      <w:pPr>
        <w:pStyle w:val="one"/>
        <w:tabs>
          <w:tab w:val="clear" w:pos="720"/>
          <w:tab w:val="clear" w:pos="1440"/>
        </w:tabs>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t>6.5.1</w:t>
      </w:r>
      <w:r w:rsidRPr="00C349C6">
        <w:rPr>
          <w:rFonts w:ascii="Calibri" w:hAnsi="Calibri"/>
          <w:color w:val="000000" w:themeColor="text1"/>
          <w:sz w:val="22"/>
          <w:szCs w:val="22"/>
        </w:rPr>
        <w:tab/>
        <w:t xml:space="preserve">The follow up and expediting functions are to be performed by the buyer or their designee. </w:t>
      </w:r>
    </w:p>
    <w:p w14:paraId="3D1AE2AE" w14:textId="77777777" w:rsidR="001445BE" w:rsidRPr="00C349C6" w:rsidRDefault="001445BE">
      <w:pPr>
        <w:spacing w:before="120"/>
        <w:ind w:left="1440" w:hanging="720"/>
        <w:rPr>
          <w:rFonts w:ascii="Calibri" w:hAnsi="Calibri"/>
          <w:color w:val="000000" w:themeColor="text1"/>
          <w:sz w:val="22"/>
          <w:szCs w:val="22"/>
        </w:rPr>
      </w:pPr>
      <w:r w:rsidRPr="00C349C6">
        <w:rPr>
          <w:rFonts w:ascii="Calibri" w:hAnsi="Calibri"/>
          <w:color w:val="000000" w:themeColor="text1"/>
          <w:sz w:val="22"/>
          <w:szCs w:val="22"/>
        </w:rPr>
        <w:t>6.6</w:t>
      </w:r>
      <w:r w:rsidRPr="00C349C6">
        <w:rPr>
          <w:rFonts w:ascii="Calibri" w:hAnsi="Calibri"/>
          <w:color w:val="000000" w:themeColor="text1"/>
          <w:sz w:val="22"/>
          <w:szCs w:val="22"/>
        </w:rPr>
        <w:tab/>
        <w:t>Rejected Materials:</w:t>
      </w:r>
    </w:p>
    <w:p w14:paraId="4B76FCDC" w14:textId="77777777" w:rsidR="001445BE" w:rsidRPr="00C349C6" w:rsidRDefault="001445BE">
      <w:pPr>
        <w:pStyle w:val="one"/>
        <w:tabs>
          <w:tab w:val="clear" w:pos="720"/>
          <w:tab w:val="clear" w:pos="1440"/>
        </w:tabs>
        <w:spacing w:before="120"/>
        <w:ind w:left="2160" w:hanging="720"/>
        <w:rPr>
          <w:rFonts w:ascii="Calibri" w:hAnsi="Calibri"/>
          <w:color w:val="000000" w:themeColor="text1"/>
          <w:sz w:val="22"/>
          <w:szCs w:val="22"/>
        </w:rPr>
      </w:pPr>
      <w:r w:rsidRPr="00C349C6">
        <w:rPr>
          <w:rFonts w:ascii="Calibri" w:hAnsi="Calibri"/>
          <w:color w:val="000000" w:themeColor="text1"/>
          <w:sz w:val="22"/>
          <w:szCs w:val="22"/>
        </w:rPr>
        <w:t>6.6.</w:t>
      </w:r>
      <w:r w:rsidR="00FA5249" w:rsidRPr="00C349C6">
        <w:rPr>
          <w:rFonts w:ascii="Calibri" w:hAnsi="Calibri"/>
          <w:color w:val="000000" w:themeColor="text1"/>
          <w:sz w:val="22"/>
          <w:szCs w:val="22"/>
        </w:rPr>
        <w:t>1</w:t>
      </w:r>
      <w:r w:rsidRPr="00C349C6">
        <w:rPr>
          <w:rFonts w:ascii="Calibri" w:hAnsi="Calibri"/>
          <w:color w:val="000000" w:themeColor="text1"/>
          <w:sz w:val="22"/>
          <w:szCs w:val="22"/>
        </w:rPr>
        <w:tab/>
        <w:t xml:space="preserve">If the material is to be returned to the supplier for credit and/or replacement, quality will be responsible for contacting the supplier to obtain a return authorization number.   </w:t>
      </w:r>
    </w:p>
    <w:p w14:paraId="2ECF60FC" w14:textId="77777777" w:rsidR="001445BE" w:rsidRPr="00C349C6" w:rsidRDefault="001445BE">
      <w:pPr>
        <w:pStyle w:val="BodyTextIndent"/>
        <w:tabs>
          <w:tab w:val="clear" w:pos="720"/>
        </w:tabs>
        <w:spacing w:before="120" w:after="0"/>
        <w:ind w:left="1440" w:hanging="720"/>
        <w:rPr>
          <w:rFonts w:ascii="Calibri" w:hAnsi="Calibri"/>
          <w:color w:val="000000" w:themeColor="text1"/>
          <w:szCs w:val="22"/>
        </w:rPr>
      </w:pPr>
      <w:r w:rsidRPr="00C349C6">
        <w:rPr>
          <w:rFonts w:ascii="Calibri" w:hAnsi="Calibri"/>
          <w:color w:val="000000" w:themeColor="text1"/>
          <w:szCs w:val="22"/>
        </w:rPr>
        <w:t>6.7</w:t>
      </w:r>
      <w:r w:rsidRPr="00C349C6">
        <w:rPr>
          <w:rFonts w:ascii="Calibri" w:hAnsi="Calibri"/>
          <w:color w:val="000000" w:themeColor="text1"/>
          <w:szCs w:val="22"/>
        </w:rPr>
        <w:tab/>
        <w:t>Payment of invoices:</w:t>
      </w:r>
    </w:p>
    <w:p w14:paraId="64C86DF3" w14:textId="77777777" w:rsidR="001445BE" w:rsidRPr="00C349C6" w:rsidRDefault="005C0348">
      <w:pPr>
        <w:pStyle w:val="one"/>
        <w:tabs>
          <w:tab w:val="clear" w:pos="720"/>
          <w:tab w:val="left" w:pos="540"/>
        </w:tabs>
        <w:spacing w:before="120"/>
        <w:ind w:left="1440" w:firstLine="0"/>
        <w:rPr>
          <w:rFonts w:ascii="Calibri" w:hAnsi="Calibri"/>
          <w:color w:val="000000" w:themeColor="text1"/>
          <w:sz w:val="22"/>
          <w:szCs w:val="22"/>
        </w:rPr>
      </w:pPr>
      <w:r w:rsidRPr="00C349C6">
        <w:rPr>
          <w:rFonts w:ascii="Calibri" w:hAnsi="Calibri"/>
          <w:color w:val="000000" w:themeColor="text1"/>
          <w:sz w:val="22"/>
          <w:szCs w:val="22"/>
        </w:rPr>
        <w:t>Procurement</w:t>
      </w:r>
      <w:r w:rsidR="001445BE" w:rsidRPr="00C349C6">
        <w:rPr>
          <w:rFonts w:ascii="Calibri" w:hAnsi="Calibri"/>
          <w:color w:val="000000" w:themeColor="text1"/>
          <w:sz w:val="22"/>
          <w:szCs w:val="22"/>
        </w:rPr>
        <w:t xml:space="preserve"> shall review invoices as requested by Accounts Payable to </w:t>
      </w:r>
      <w:proofErr w:type="gramStart"/>
      <w:r w:rsidR="001445BE" w:rsidRPr="00C349C6">
        <w:rPr>
          <w:rFonts w:ascii="Calibri" w:hAnsi="Calibri"/>
          <w:color w:val="000000" w:themeColor="text1"/>
          <w:sz w:val="22"/>
          <w:szCs w:val="22"/>
        </w:rPr>
        <w:t>insure</w:t>
      </w:r>
      <w:proofErr w:type="gramEnd"/>
      <w:r w:rsidR="001445BE" w:rsidRPr="00C349C6">
        <w:rPr>
          <w:rFonts w:ascii="Calibri" w:hAnsi="Calibri"/>
          <w:color w:val="000000" w:themeColor="text1"/>
          <w:sz w:val="22"/>
          <w:szCs w:val="22"/>
        </w:rPr>
        <w:t xml:space="preserve"> that the invoice was properly prepared and in accordance with the terms and conditions of the purchase order.</w:t>
      </w:r>
    </w:p>
    <w:p w14:paraId="782EEB46" w14:textId="77777777" w:rsidR="00037656" w:rsidRPr="00C349C6" w:rsidRDefault="001445BE">
      <w:pPr>
        <w:pStyle w:val="one"/>
        <w:numPr>
          <w:ilvl w:val="2"/>
          <w:numId w:val="29"/>
        </w:numPr>
        <w:tabs>
          <w:tab w:val="clear" w:pos="720"/>
          <w:tab w:val="left" w:pos="540"/>
        </w:tabs>
        <w:spacing w:before="120"/>
        <w:rPr>
          <w:rFonts w:ascii="Calibri" w:hAnsi="Calibri"/>
          <w:color w:val="000000" w:themeColor="text1"/>
          <w:sz w:val="22"/>
          <w:szCs w:val="22"/>
        </w:rPr>
      </w:pPr>
      <w:r w:rsidRPr="00C349C6">
        <w:rPr>
          <w:rFonts w:ascii="Calibri" w:hAnsi="Calibri"/>
          <w:color w:val="000000" w:themeColor="text1"/>
          <w:sz w:val="22"/>
          <w:szCs w:val="22"/>
        </w:rPr>
        <w:t>A/P will send invoices to the buyer for review and signature approval with date of all charges not received against purchase order.  Buyer will approve price differences as required.</w:t>
      </w:r>
    </w:p>
    <w:p w14:paraId="3B04E121" w14:textId="77777777" w:rsidR="001445BE" w:rsidRPr="00C349C6" w:rsidRDefault="00037656" w:rsidP="00037656">
      <w:pPr>
        <w:pStyle w:val="one"/>
        <w:tabs>
          <w:tab w:val="clear" w:pos="720"/>
          <w:tab w:val="clear" w:pos="2160"/>
          <w:tab w:val="left" w:pos="540"/>
        </w:tabs>
        <w:spacing w:before="120"/>
        <w:ind w:left="1440" w:firstLine="0"/>
        <w:rPr>
          <w:rFonts w:ascii="Calibri" w:hAnsi="Calibri"/>
          <w:color w:val="000000" w:themeColor="text1"/>
          <w:sz w:val="22"/>
          <w:szCs w:val="22"/>
        </w:rPr>
      </w:pPr>
      <w:r w:rsidRPr="00C349C6">
        <w:rPr>
          <w:rFonts w:ascii="Calibri" w:hAnsi="Calibri"/>
          <w:color w:val="000000" w:themeColor="text1"/>
          <w:sz w:val="22"/>
          <w:szCs w:val="22"/>
        </w:rPr>
        <w:br w:type="page"/>
      </w:r>
    </w:p>
    <w:p w14:paraId="453D7CD7" w14:textId="77777777" w:rsidR="001445BE" w:rsidRPr="00C349C6" w:rsidRDefault="001445BE">
      <w:pPr>
        <w:spacing w:before="120" w:after="120"/>
        <w:ind w:left="1440" w:hanging="720"/>
        <w:rPr>
          <w:rFonts w:ascii="Calibri" w:hAnsi="Calibri"/>
          <w:color w:val="000000" w:themeColor="text1"/>
          <w:sz w:val="22"/>
          <w:szCs w:val="22"/>
        </w:rPr>
      </w:pPr>
      <w:r w:rsidRPr="00C349C6">
        <w:rPr>
          <w:rFonts w:ascii="Calibri" w:hAnsi="Calibri"/>
          <w:color w:val="000000" w:themeColor="text1"/>
          <w:sz w:val="22"/>
          <w:szCs w:val="22"/>
        </w:rPr>
        <w:lastRenderedPageBreak/>
        <w:t>6.8</w:t>
      </w:r>
      <w:r w:rsidRPr="00C349C6">
        <w:rPr>
          <w:rFonts w:ascii="Calibri" w:hAnsi="Calibri"/>
          <w:color w:val="000000" w:themeColor="text1"/>
          <w:sz w:val="22"/>
          <w:szCs w:val="22"/>
        </w:rPr>
        <w:tab/>
        <w:t>Subcontracting:</w:t>
      </w:r>
    </w:p>
    <w:p w14:paraId="62EB1361" w14:textId="77777777" w:rsidR="001445BE" w:rsidRPr="00C349C6" w:rsidRDefault="001445BE">
      <w:pPr>
        <w:pStyle w:val="one"/>
        <w:numPr>
          <w:ilvl w:val="2"/>
          <w:numId w:val="14"/>
        </w:numPr>
        <w:tabs>
          <w:tab w:val="clear" w:pos="720"/>
          <w:tab w:val="clear" w:pos="1440"/>
          <w:tab w:val="num" w:pos="2160"/>
        </w:tabs>
        <w:spacing w:after="120"/>
        <w:ind w:left="2160"/>
        <w:rPr>
          <w:rFonts w:ascii="Calibri" w:hAnsi="Calibri"/>
          <w:color w:val="000000" w:themeColor="text1"/>
          <w:sz w:val="22"/>
          <w:szCs w:val="22"/>
        </w:rPr>
      </w:pPr>
      <w:r w:rsidRPr="00C349C6">
        <w:rPr>
          <w:rFonts w:ascii="Calibri" w:hAnsi="Calibri"/>
          <w:color w:val="000000" w:themeColor="text1"/>
          <w:sz w:val="22"/>
          <w:szCs w:val="22"/>
        </w:rPr>
        <w:t>Requests for Bid and evaluation will be performed in accordance with 6.3. "Requests for Bid".</w:t>
      </w:r>
    </w:p>
    <w:p w14:paraId="6F5350D1" w14:textId="77777777" w:rsidR="001445BE" w:rsidRPr="00C349C6" w:rsidRDefault="001445BE">
      <w:pPr>
        <w:pStyle w:val="one"/>
        <w:numPr>
          <w:ilvl w:val="2"/>
          <w:numId w:val="14"/>
        </w:numPr>
        <w:tabs>
          <w:tab w:val="clear" w:pos="720"/>
          <w:tab w:val="clear" w:pos="1440"/>
          <w:tab w:val="num" w:pos="2160"/>
        </w:tabs>
        <w:spacing w:after="120"/>
        <w:ind w:left="2160"/>
        <w:rPr>
          <w:rFonts w:ascii="Calibri" w:hAnsi="Calibri"/>
          <w:color w:val="000000" w:themeColor="text1"/>
          <w:sz w:val="22"/>
          <w:szCs w:val="22"/>
        </w:rPr>
      </w:pPr>
      <w:r w:rsidRPr="00C349C6">
        <w:rPr>
          <w:rFonts w:ascii="Calibri" w:hAnsi="Calibri"/>
          <w:color w:val="000000" w:themeColor="text1"/>
          <w:sz w:val="22"/>
          <w:szCs w:val="22"/>
        </w:rPr>
        <w:t xml:space="preserve">Purchase orders will be issued in accordance with 6.4, “Purchase Orders” </w:t>
      </w:r>
    </w:p>
    <w:p w14:paraId="6A50674C" w14:textId="77777777" w:rsidR="001445BE" w:rsidRPr="00C349C6" w:rsidRDefault="001445BE">
      <w:pPr>
        <w:pStyle w:val="BodyTextIndent"/>
        <w:rPr>
          <w:rFonts w:ascii="Calibri" w:hAnsi="Calibri"/>
          <w:color w:val="000000" w:themeColor="text1"/>
          <w:szCs w:val="22"/>
        </w:rPr>
      </w:pPr>
      <w:r w:rsidRPr="00C349C6">
        <w:rPr>
          <w:rFonts w:ascii="Calibri" w:hAnsi="Calibri"/>
          <w:color w:val="000000" w:themeColor="text1"/>
          <w:szCs w:val="22"/>
        </w:rPr>
        <w:t>6.9</w:t>
      </w:r>
      <w:r w:rsidRPr="00C349C6">
        <w:rPr>
          <w:rFonts w:ascii="Calibri" w:hAnsi="Calibri"/>
          <w:color w:val="000000" w:themeColor="text1"/>
          <w:szCs w:val="22"/>
        </w:rPr>
        <w:tab/>
        <w:t>Services:</w:t>
      </w:r>
    </w:p>
    <w:p w14:paraId="2997B4BD" w14:textId="77777777" w:rsidR="001445BE" w:rsidRPr="00C349C6" w:rsidRDefault="001445BE">
      <w:pPr>
        <w:pStyle w:val="one"/>
        <w:tabs>
          <w:tab w:val="clear" w:pos="720"/>
          <w:tab w:val="clear" w:pos="1440"/>
        </w:tabs>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t>6.9.1</w:t>
      </w:r>
      <w:r w:rsidRPr="00C349C6">
        <w:rPr>
          <w:rFonts w:ascii="Calibri" w:hAnsi="Calibri"/>
          <w:color w:val="000000" w:themeColor="text1"/>
          <w:sz w:val="22"/>
          <w:szCs w:val="22"/>
        </w:rPr>
        <w:tab/>
        <w:t>The requestor will define the Statement of Work indicating all tasks to be performed, the time frame or schedule and the expected results.</w:t>
      </w:r>
    </w:p>
    <w:p w14:paraId="3BFD803E" w14:textId="6EAF0043" w:rsidR="001445BE" w:rsidRPr="00C349C6" w:rsidRDefault="001445BE">
      <w:pPr>
        <w:pStyle w:val="one"/>
        <w:tabs>
          <w:tab w:val="clear" w:pos="720"/>
          <w:tab w:val="clear" w:pos="1440"/>
        </w:tabs>
        <w:spacing w:after="120"/>
        <w:ind w:left="2160" w:hanging="720"/>
        <w:rPr>
          <w:rFonts w:ascii="Calibri" w:hAnsi="Calibri"/>
          <w:color w:val="000000" w:themeColor="text1"/>
          <w:sz w:val="22"/>
          <w:szCs w:val="22"/>
        </w:rPr>
      </w:pPr>
      <w:r w:rsidRPr="00C349C6">
        <w:rPr>
          <w:rFonts w:ascii="Calibri" w:hAnsi="Calibri"/>
          <w:color w:val="000000" w:themeColor="text1"/>
          <w:sz w:val="22"/>
          <w:szCs w:val="22"/>
        </w:rPr>
        <w:t>6.9.2</w:t>
      </w:r>
      <w:r w:rsidRPr="00C349C6">
        <w:rPr>
          <w:rFonts w:ascii="Calibri" w:hAnsi="Calibri"/>
          <w:color w:val="000000" w:themeColor="text1"/>
          <w:sz w:val="22"/>
          <w:szCs w:val="22"/>
        </w:rPr>
        <w:tab/>
        <w:t>Requests for Bid and evaluation will be performed in accordance with 6.3. "Requests for Bid".</w:t>
      </w:r>
    </w:p>
    <w:p w14:paraId="4AAA0346" w14:textId="03DBEBB5" w:rsidR="00C07E77" w:rsidRPr="00C349C6" w:rsidRDefault="00C07E77" w:rsidP="00C349C6">
      <w:pPr>
        <w:pStyle w:val="one"/>
        <w:tabs>
          <w:tab w:val="clear" w:pos="720"/>
          <w:tab w:val="clear" w:pos="2160"/>
        </w:tabs>
        <w:spacing w:after="120"/>
        <w:ind w:hanging="90"/>
        <w:rPr>
          <w:rFonts w:ascii="Calibri" w:hAnsi="Calibri"/>
          <w:color w:val="2E74B5" w:themeColor="accent1" w:themeShade="BF"/>
          <w:sz w:val="22"/>
          <w:szCs w:val="22"/>
        </w:rPr>
      </w:pPr>
      <w:r w:rsidRPr="00C349C6">
        <w:rPr>
          <w:rFonts w:ascii="Calibri" w:hAnsi="Calibri"/>
          <w:color w:val="2E74B5" w:themeColor="accent1" w:themeShade="BF"/>
          <w:sz w:val="22"/>
          <w:szCs w:val="22"/>
        </w:rPr>
        <w:t>6.10</w:t>
      </w:r>
      <w:r w:rsidR="00C349C6" w:rsidRPr="00C349C6">
        <w:rPr>
          <w:rFonts w:ascii="Calibri" w:hAnsi="Calibri"/>
          <w:color w:val="2E74B5" w:themeColor="accent1" w:themeShade="BF"/>
          <w:sz w:val="22"/>
          <w:szCs w:val="22"/>
        </w:rPr>
        <w:tab/>
      </w:r>
      <w:r w:rsidRPr="00C349C6">
        <w:rPr>
          <w:rFonts w:ascii="Calibri" w:hAnsi="Calibri"/>
          <w:color w:val="2E74B5" w:themeColor="accent1" w:themeShade="BF"/>
          <w:sz w:val="22"/>
          <w:szCs w:val="22"/>
        </w:rPr>
        <w:t>Control of departmental work instructions.</w:t>
      </w:r>
    </w:p>
    <w:p w14:paraId="1A556C34" w14:textId="09B7E73B" w:rsidR="00D604CF" w:rsidRPr="00C349C6" w:rsidRDefault="00C349C6" w:rsidP="00C349C6">
      <w:pPr>
        <w:pStyle w:val="one"/>
        <w:tabs>
          <w:tab w:val="clear" w:pos="720"/>
          <w:tab w:val="clear" w:pos="1440"/>
        </w:tabs>
        <w:spacing w:after="120"/>
        <w:ind w:firstLine="630"/>
        <w:rPr>
          <w:rFonts w:ascii="Calibri" w:hAnsi="Calibri"/>
          <w:color w:val="2E74B5" w:themeColor="accent1" w:themeShade="BF"/>
          <w:sz w:val="22"/>
          <w:szCs w:val="22"/>
        </w:rPr>
      </w:pPr>
      <w:r w:rsidRPr="00C349C6">
        <w:rPr>
          <w:rFonts w:ascii="Calibri" w:hAnsi="Calibri"/>
          <w:color w:val="2E74B5" w:themeColor="accent1" w:themeShade="BF"/>
          <w:sz w:val="22"/>
          <w:szCs w:val="22"/>
        </w:rPr>
        <w:t xml:space="preserve">Procurement/Purchasing </w:t>
      </w:r>
      <w:r w:rsidR="00247874" w:rsidRPr="00C349C6">
        <w:rPr>
          <w:rFonts w:ascii="Calibri" w:hAnsi="Calibri"/>
          <w:color w:val="2E74B5" w:themeColor="accent1" w:themeShade="BF"/>
          <w:sz w:val="22"/>
          <w:szCs w:val="22"/>
        </w:rPr>
        <w:t>Work instructions are located on the shared drive</w:t>
      </w:r>
      <w:r w:rsidR="0071576E" w:rsidRPr="00C349C6">
        <w:rPr>
          <w:rFonts w:ascii="Calibri" w:hAnsi="Calibri"/>
          <w:color w:val="2E74B5" w:themeColor="accent1" w:themeShade="BF"/>
          <w:sz w:val="22"/>
          <w:szCs w:val="22"/>
        </w:rPr>
        <w:t>:</w:t>
      </w:r>
      <w:r w:rsidR="00D604CF" w:rsidRPr="00C349C6">
        <w:rPr>
          <w:rFonts w:ascii="Calibri" w:hAnsi="Calibri"/>
          <w:color w:val="2E74B5" w:themeColor="accent1" w:themeShade="BF"/>
          <w:sz w:val="22"/>
          <w:szCs w:val="22"/>
        </w:rPr>
        <w:t xml:space="preserve"> </w:t>
      </w:r>
    </w:p>
    <w:p w14:paraId="483F286E" w14:textId="4B9C026A" w:rsidR="00D604CF" w:rsidRPr="00C349C6" w:rsidRDefault="00D604CF" w:rsidP="00C349C6">
      <w:pPr>
        <w:pStyle w:val="one"/>
        <w:tabs>
          <w:tab w:val="clear" w:pos="720"/>
          <w:tab w:val="clear" w:pos="1440"/>
        </w:tabs>
        <w:spacing w:after="120"/>
        <w:ind w:firstLine="630"/>
        <w:rPr>
          <w:rFonts w:ascii="Calibri" w:hAnsi="Calibri"/>
          <w:color w:val="2E74B5" w:themeColor="accent1" w:themeShade="BF"/>
          <w:sz w:val="18"/>
          <w:szCs w:val="18"/>
        </w:rPr>
      </w:pPr>
      <w:r w:rsidRPr="00C349C6">
        <w:rPr>
          <w:rFonts w:ascii="Calibri" w:hAnsi="Calibri"/>
          <w:color w:val="2E74B5" w:themeColor="accent1" w:themeShade="BF"/>
          <w:sz w:val="18"/>
          <w:szCs w:val="18"/>
        </w:rPr>
        <w:t xml:space="preserve">\\amer\usasheville\SOURCING\Procurement 2020\Procurement Handbook\Completed Docs </w:t>
      </w:r>
    </w:p>
    <w:p w14:paraId="720E81E3" w14:textId="097D0E49" w:rsidR="00D604CF" w:rsidRPr="00C349C6" w:rsidRDefault="00FC3057" w:rsidP="00C349C6">
      <w:pPr>
        <w:pStyle w:val="one"/>
        <w:tabs>
          <w:tab w:val="clear" w:pos="720"/>
          <w:tab w:val="clear" w:pos="1440"/>
        </w:tabs>
        <w:spacing w:after="120"/>
        <w:ind w:firstLine="630"/>
        <w:rPr>
          <w:rFonts w:ascii="Calibri" w:hAnsi="Calibri"/>
          <w:color w:val="2E74B5" w:themeColor="accent1" w:themeShade="BF"/>
          <w:sz w:val="22"/>
          <w:szCs w:val="22"/>
        </w:rPr>
      </w:pPr>
      <w:r w:rsidRPr="00C349C6">
        <w:rPr>
          <w:rFonts w:ascii="Calibri" w:hAnsi="Calibri"/>
          <w:color w:val="2E74B5" w:themeColor="accent1" w:themeShade="BF"/>
          <w:sz w:val="22"/>
          <w:szCs w:val="22"/>
        </w:rPr>
        <w:t>They are Controlled by name and revision date</w:t>
      </w:r>
    </w:p>
    <w:p w14:paraId="2232902B" w14:textId="398512DB" w:rsidR="00FC3057" w:rsidRPr="00C349C6" w:rsidRDefault="00FC3057" w:rsidP="00C349C6">
      <w:pPr>
        <w:pStyle w:val="one"/>
        <w:tabs>
          <w:tab w:val="clear" w:pos="720"/>
          <w:tab w:val="clear" w:pos="2160"/>
        </w:tabs>
        <w:spacing w:after="120"/>
        <w:ind w:left="1440" w:firstLine="0"/>
        <w:rPr>
          <w:rFonts w:ascii="Calibri" w:hAnsi="Calibri"/>
          <w:color w:val="2E74B5" w:themeColor="accent1" w:themeShade="BF"/>
          <w:sz w:val="22"/>
          <w:szCs w:val="22"/>
        </w:rPr>
      </w:pPr>
      <w:r w:rsidRPr="00C349C6">
        <w:rPr>
          <w:rFonts w:ascii="Calibri" w:hAnsi="Calibri"/>
          <w:color w:val="2E74B5" w:themeColor="accent1" w:themeShade="BF"/>
          <w:sz w:val="22"/>
          <w:szCs w:val="22"/>
        </w:rPr>
        <w:t>They are approved by Manager – A hard copy of the work instructions with the signed approvals are kept with the Manager</w:t>
      </w:r>
    </w:p>
    <w:p w14:paraId="5132134C" w14:textId="1B216D6A" w:rsidR="0071576E" w:rsidRPr="00C349C6" w:rsidRDefault="0071576E" w:rsidP="00C349C6">
      <w:pPr>
        <w:pStyle w:val="one"/>
        <w:tabs>
          <w:tab w:val="clear" w:pos="720"/>
          <w:tab w:val="clear" w:pos="1440"/>
          <w:tab w:val="clear" w:pos="2160"/>
        </w:tabs>
        <w:spacing w:after="120"/>
        <w:ind w:left="1440" w:firstLine="0"/>
        <w:rPr>
          <w:ins w:id="0" w:author="Pauley, Rebecca" w:date="2020-07-10T09:09:00Z"/>
          <w:rFonts w:ascii="Calibri" w:hAnsi="Calibri"/>
          <w:color w:val="2E74B5" w:themeColor="accent1" w:themeShade="BF"/>
          <w:sz w:val="22"/>
          <w:szCs w:val="22"/>
        </w:rPr>
      </w:pPr>
      <w:r w:rsidRPr="00C349C6">
        <w:rPr>
          <w:rFonts w:ascii="Calibri" w:hAnsi="Calibri"/>
          <w:color w:val="2E74B5" w:themeColor="accent1" w:themeShade="BF"/>
          <w:sz w:val="22"/>
          <w:szCs w:val="22"/>
        </w:rPr>
        <w:t xml:space="preserve">Archive/Obsolete work instructions are moved from the active location and are located at:  </w:t>
      </w:r>
      <w:r w:rsidR="00211E70" w:rsidRPr="00C349C6">
        <w:rPr>
          <w:rFonts w:ascii="Calibri" w:hAnsi="Calibri"/>
          <w:color w:val="2E74B5" w:themeColor="accent1" w:themeShade="BF"/>
          <w:sz w:val="22"/>
          <w:szCs w:val="22"/>
        </w:rPr>
        <w:t>\\amer\usasheville\SOURCING\Archive Procurement Handbook</w:t>
      </w:r>
    </w:p>
    <w:p w14:paraId="072D8C3D" w14:textId="77777777" w:rsidR="001445BE" w:rsidRPr="00F01518" w:rsidRDefault="001445BE">
      <w:pPr>
        <w:pStyle w:val="one"/>
        <w:numPr>
          <w:ilvl w:val="0"/>
          <w:numId w:val="23"/>
        </w:numPr>
        <w:spacing w:after="120"/>
        <w:rPr>
          <w:rFonts w:ascii="Calibri" w:hAnsi="Calibri"/>
          <w:b/>
          <w:sz w:val="22"/>
          <w:szCs w:val="22"/>
        </w:rPr>
      </w:pPr>
      <w:r w:rsidRPr="00F01518">
        <w:rPr>
          <w:rFonts w:ascii="Calibri" w:hAnsi="Calibri"/>
          <w:b/>
          <w:sz w:val="22"/>
          <w:szCs w:val="22"/>
        </w:rPr>
        <w:t>Records</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90"/>
        <w:gridCol w:w="1800"/>
        <w:gridCol w:w="1890"/>
        <w:gridCol w:w="1890"/>
      </w:tblGrid>
      <w:tr w:rsidR="001445BE" w:rsidRPr="00F01518" w14:paraId="392DAD1F" w14:textId="77777777">
        <w:tc>
          <w:tcPr>
            <w:tcW w:w="3690" w:type="dxa"/>
          </w:tcPr>
          <w:p w14:paraId="7969BF19" w14:textId="77777777" w:rsidR="001445BE" w:rsidRPr="00F01518" w:rsidRDefault="001445BE">
            <w:pPr>
              <w:pStyle w:val="Heading1"/>
              <w:spacing w:before="120"/>
              <w:rPr>
                <w:rFonts w:ascii="Calibri" w:hAnsi="Calibri"/>
                <w:b/>
                <w:i/>
                <w:sz w:val="22"/>
                <w:szCs w:val="22"/>
              </w:rPr>
            </w:pPr>
            <w:r w:rsidRPr="00F01518">
              <w:rPr>
                <w:rFonts w:ascii="Calibri" w:hAnsi="Calibri"/>
                <w:b/>
                <w:i/>
                <w:sz w:val="22"/>
                <w:szCs w:val="22"/>
              </w:rPr>
              <w:t>Record</w:t>
            </w:r>
          </w:p>
        </w:tc>
        <w:tc>
          <w:tcPr>
            <w:tcW w:w="1800" w:type="dxa"/>
          </w:tcPr>
          <w:p w14:paraId="68D51219" w14:textId="77777777" w:rsidR="001445BE" w:rsidRPr="00F01518" w:rsidRDefault="001445BE">
            <w:pPr>
              <w:pStyle w:val="Heading1"/>
              <w:spacing w:before="120"/>
              <w:rPr>
                <w:rFonts w:ascii="Calibri" w:hAnsi="Calibri"/>
                <w:b/>
                <w:i/>
                <w:sz w:val="22"/>
                <w:szCs w:val="22"/>
              </w:rPr>
            </w:pPr>
            <w:r w:rsidRPr="00F01518">
              <w:rPr>
                <w:rFonts w:ascii="Calibri" w:hAnsi="Calibri"/>
                <w:b/>
                <w:i/>
                <w:sz w:val="22"/>
                <w:szCs w:val="22"/>
              </w:rPr>
              <w:t>Retention</w:t>
            </w:r>
          </w:p>
        </w:tc>
        <w:tc>
          <w:tcPr>
            <w:tcW w:w="1890" w:type="dxa"/>
          </w:tcPr>
          <w:p w14:paraId="51243833" w14:textId="77777777" w:rsidR="001445BE" w:rsidRPr="00F01518" w:rsidRDefault="001445BE">
            <w:pPr>
              <w:pStyle w:val="Heading1"/>
              <w:spacing w:before="120"/>
              <w:rPr>
                <w:rFonts w:ascii="Calibri" w:hAnsi="Calibri"/>
                <w:b/>
                <w:i/>
                <w:sz w:val="22"/>
                <w:szCs w:val="22"/>
              </w:rPr>
            </w:pPr>
            <w:r w:rsidRPr="00F01518">
              <w:rPr>
                <w:rFonts w:ascii="Calibri" w:hAnsi="Calibri"/>
                <w:b/>
                <w:i/>
                <w:sz w:val="22"/>
                <w:szCs w:val="22"/>
              </w:rPr>
              <w:t>Location</w:t>
            </w:r>
          </w:p>
        </w:tc>
        <w:tc>
          <w:tcPr>
            <w:tcW w:w="1890" w:type="dxa"/>
          </w:tcPr>
          <w:p w14:paraId="758CE4AD" w14:textId="77777777" w:rsidR="001445BE" w:rsidRPr="00F01518" w:rsidRDefault="001445BE">
            <w:pPr>
              <w:pStyle w:val="Heading1"/>
              <w:spacing w:before="120"/>
              <w:rPr>
                <w:rFonts w:ascii="Calibri" w:hAnsi="Calibri"/>
                <w:b/>
                <w:i/>
                <w:sz w:val="22"/>
                <w:szCs w:val="22"/>
              </w:rPr>
            </w:pPr>
            <w:r w:rsidRPr="00F01518">
              <w:rPr>
                <w:rFonts w:ascii="Calibri" w:hAnsi="Calibri"/>
                <w:b/>
                <w:i/>
                <w:sz w:val="22"/>
                <w:szCs w:val="22"/>
              </w:rPr>
              <w:t>Index method</w:t>
            </w:r>
          </w:p>
        </w:tc>
      </w:tr>
      <w:tr w:rsidR="001445BE" w:rsidRPr="00F01518" w14:paraId="36B28C72" w14:textId="77777777">
        <w:tc>
          <w:tcPr>
            <w:tcW w:w="3690" w:type="dxa"/>
          </w:tcPr>
          <w:p w14:paraId="285743DF" w14:textId="77777777" w:rsidR="001445BE" w:rsidRPr="00F01518" w:rsidRDefault="001445BE">
            <w:pPr>
              <w:pStyle w:val="Heading1"/>
              <w:spacing w:before="120"/>
              <w:ind w:left="0" w:firstLine="0"/>
              <w:rPr>
                <w:rFonts w:ascii="Calibri" w:hAnsi="Calibri"/>
                <w:b/>
                <w:sz w:val="22"/>
                <w:szCs w:val="22"/>
              </w:rPr>
            </w:pPr>
            <w:r w:rsidRPr="00F01518">
              <w:rPr>
                <w:rFonts w:ascii="Calibri" w:hAnsi="Calibri"/>
                <w:sz w:val="22"/>
                <w:szCs w:val="22"/>
              </w:rPr>
              <w:t>Purchase Orders Forms</w:t>
            </w:r>
          </w:p>
        </w:tc>
        <w:tc>
          <w:tcPr>
            <w:tcW w:w="1800" w:type="dxa"/>
          </w:tcPr>
          <w:p w14:paraId="36D39209" w14:textId="77777777" w:rsidR="001445BE" w:rsidRPr="00F01518" w:rsidRDefault="001445BE">
            <w:pPr>
              <w:pStyle w:val="Heading1"/>
              <w:spacing w:before="120"/>
              <w:rPr>
                <w:rFonts w:ascii="Calibri" w:hAnsi="Calibri"/>
                <w:sz w:val="22"/>
                <w:szCs w:val="22"/>
              </w:rPr>
            </w:pPr>
            <w:r w:rsidRPr="00F01518">
              <w:rPr>
                <w:rFonts w:ascii="Calibri" w:hAnsi="Calibri"/>
                <w:sz w:val="22"/>
                <w:szCs w:val="22"/>
              </w:rPr>
              <w:t>7 Years</w:t>
            </w:r>
          </w:p>
        </w:tc>
        <w:tc>
          <w:tcPr>
            <w:tcW w:w="1890" w:type="dxa"/>
          </w:tcPr>
          <w:p w14:paraId="6D963CCE" w14:textId="77777777" w:rsidR="001445BE" w:rsidRPr="00F01518" w:rsidRDefault="001445BE">
            <w:pPr>
              <w:rPr>
                <w:rFonts w:ascii="Calibri" w:hAnsi="Calibri"/>
                <w:sz w:val="22"/>
                <w:szCs w:val="22"/>
              </w:rPr>
            </w:pPr>
            <w:r w:rsidRPr="00F01518">
              <w:rPr>
                <w:rFonts w:ascii="Calibri" w:hAnsi="Calibri"/>
                <w:sz w:val="22"/>
                <w:szCs w:val="22"/>
              </w:rPr>
              <w:t>Electronically in ERP system</w:t>
            </w:r>
          </w:p>
        </w:tc>
        <w:tc>
          <w:tcPr>
            <w:tcW w:w="1890" w:type="dxa"/>
          </w:tcPr>
          <w:p w14:paraId="37A7AD5D" w14:textId="77777777" w:rsidR="001445BE" w:rsidRPr="00F01518" w:rsidRDefault="001445BE">
            <w:pPr>
              <w:pStyle w:val="Heading1"/>
              <w:spacing w:before="120"/>
              <w:rPr>
                <w:rFonts w:ascii="Calibri" w:hAnsi="Calibri"/>
                <w:sz w:val="22"/>
                <w:szCs w:val="22"/>
              </w:rPr>
            </w:pPr>
            <w:r w:rsidRPr="00F01518">
              <w:rPr>
                <w:rFonts w:ascii="Calibri" w:hAnsi="Calibri"/>
                <w:sz w:val="22"/>
                <w:szCs w:val="22"/>
              </w:rPr>
              <w:t>By PO Number</w:t>
            </w:r>
          </w:p>
        </w:tc>
      </w:tr>
    </w:tbl>
    <w:p w14:paraId="7AC2CC13" w14:textId="77777777" w:rsidR="001445BE" w:rsidRPr="00F01518" w:rsidRDefault="001445B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2"/>
          <w:szCs w:val="22"/>
        </w:rPr>
      </w:pPr>
    </w:p>
    <w:sectPr w:rsidR="001445BE" w:rsidRPr="00F01518" w:rsidSect="00037656">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720" w:right="1440" w:bottom="720" w:left="1440" w:header="720" w:footer="1008" w:gutter="0"/>
      <w:cols w:space="720"/>
    </w:sectPr>
    <w:p>
      <w:pPr>
        <w:spacing w:after="120"/>
      </w:pPr>
      <w:r>
        <w:rPr>
          <w:b/>
          <w:color w:val="C00000"/>
          <w:sz w:val="20"/>
        </w:rPr>
        <w:t xml:space="preserve">--- CROSS-REFERENCE INJECTED FOR POC TESTING --- Incoming material inspection upon receipt of purchased goods shall be performed per QAP1002, Section 4.3.1 (Documentation of Inspection Results). All purchasing decisions must align with MAN0025768, Section 7.4 (Purchasing). Document control for all purchase orders is governed by QAP502rZ, Section 3.0. [NOTE: QAP502rZ is incorrect version — current is QAP502rN — VERSION MISMATCH / BROKEN REFERENCE for POC testing.]</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A32C8" w14:textId="77777777" w:rsidR="0093170F" w:rsidRDefault="0093170F">
      <w:r>
        <w:separator/>
      </w:r>
    </w:p>
  </w:endnote>
  <w:endnote w:type="continuationSeparator" w:id="0">
    <w:p w14:paraId="730D5D87" w14:textId="77777777" w:rsidR="0093170F" w:rsidRDefault="00931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5334" w14:textId="77777777" w:rsidR="00BE0643" w:rsidRDefault="00BE0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93F1D" w14:textId="523F0D6E" w:rsidR="003803A0" w:rsidRDefault="003803A0" w:rsidP="003803A0">
    <w:pPr>
      <w:pStyle w:val="Footer"/>
      <w:pBdr>
        <w:top w:val="single" w:sz="6" w:space="1" w:color="auto"/>
      </w:pBdr>
      <w:tabs>
        <w:tab w:val="clear" w:pos="8640"/>
        <w:tab w:val="left" w:pos="7290"/>
        <w:tab w:val="right" w:pos="9180"/>
      </w:tabs>
      <w:rPr>
        <w:rFonts w:ascii="Arial" w:hAnsi="Arial"/>
        <w:b/>
        <w:i/>
        <w:sz w:val="18"/>
      </w:rPr>
    </w:pPr>
    <w:r>
      <w:rPr>
        <w:rFonts w:ascii="Arial" w:hAnsi="Arial"/>
        <w:b/>
        <w:i/>
        <w:sz w:val="18"/>
        <w:u w:val="single"/>
      </w:rPr>
      <w:t xml:space="preserve">Page </w:t>
    </w:r>
    <w:r>
      <w:rPr>
        <w:rFonts w:ascii="Arial" w:hAnsi="Arial"/>
        <w:b/>
        <w:i/>
        <w:sz w:val="18"/>
        <w:u w:val="single"/>
      </w:rPr>
      <w:fldChar w:fldCharType="begin"/>
    </w:r>
    <w:r>
      <w:rPr>
        <w:rFonts w:ascii="Arial" w:hAnsi="Arial"/>
        <w:b/>
        <w:i/>
        <w:sz w:val="18"/>
        <w:u w:val="single"/>
      </w:rPr>
      <w:instrText xml:space="preserve"> PAGE </w:instrText>
    </w:r>
    <w:r>
      <w:rPr>
        <w:rFonts w:ascii="Arial" w:hAnsi="Arial"/>
        <w:b/>
        <w:i/>
        <w:sz w:val="18"/>
        <w:u w:val="single"/>
      </w:rPr>
      <w:fldChar w:fldCharType="separate"/>
    </w:r>
    <w:r>
      <w:rPr>
        <w:rFonts w:ascii="Arial" w:hAnsi="Arial"/>
        <w:b/>
        <w:i/>
        <w:noProof/>
        <w:sz w:val="18"/>
        <w:u w:val="single"/>
      </w:rPr>
      <w:t>8</w:t>
    </w:r>
    <w:r>
      <w:rPr>
        <w:rFonts w:ascii="Arial" w:hAnsi="Arial"/>
        <w:b/>
        <w:i/>
        <w:sz w:val="18"/>
        <w:u w:val="single"/>
      </w:rPr>
      <w:fldChar w:fldCharType="end"/>
    </w:r>
    <w:r>
      <w:rPr>
        <w:rFonts w:ascii="Arial" w:hAnsi="Arial"/>
        <w:b/>
        <w:i/>
        <w:sz w:val="18"/>
        <w:u w:val="single"/>
      </w:rPr>
      <w:t xml:space="preserve"> of </w:t>
    </w:r>
    <w:r>
      <w:rPr>
        <w:rFonts w:ascii="Arial" w:hAnsi="Arial"/>
        <w:b/>
        <w:i/>
        <w:sz w:val="18"/>
        <w:u w:val="single"/>
      </w:rPr>
      <w:fldChar w:fldCharType="begin"/>
    </w:r>
    <w:r>
      <w:rPr>
        <w:rFonts w:ascii="Arial" w:hAnsi="Arial"/>
        <w:b/>
        <w:i/>
        <w:sz w:val="18"/>
        <w:u w:val="single"/>
      </w:rPr>
      <w:instrText xml:space="preserve"> NUMPAGES  \* MERGEFORMAT </w:instrText>
    </w:r>
    <w:r>
      <w:rPr>
        <w:rFonts w:ascii="Arial" w:hAnsi="Arial"/>
        <w:b/>
        <w:i/>
        <w:sz w:val="18"/>
        <w:u w:val="single"/>
      </w:rPr>
      <w:fldChar w:fldCharType="separate"/>
    </w:r>
    <w:r>
      <w:rPr>
        <w:rFonts w:ascii="Arial" w:hAnsi="Arial"/>
        <w:b/>
        <w:i/>
        <w:noProof/>
        <w:sz w:val="18"/>
        <w:u w:val="single"/>
      </w:rPr>
      <w:t>8</w:t>
    </w:r>
    <w:r>
      <w:rPr>
        <w:rFonts w:ascii="Arial" w:hAnsi="Arial"/>
        <w:b/>
        <w:i/>
        <w:sz w:val="18"/>
        <w:u w:val="single"/>
      </w:rPr>
      <w:fldChar w:fldCharType="end"/>
    </w:r>
    <w:r>
      <w:rPr>
        <w:rFonts w:ascii="Arial" w:hAnsi="Arial"/>
        <w:b/>
        <w:i/>
        <w:sz w:val="18"/>
      </w:rPr>
      <w:tab/>
    </w:r>
    <w:r>
      <w:rPr>
        <w:rFonts w:ascii="Arial" w:hAnsi="Arial"/>
        <w:b/>
        <w:i/>
        <w:sz w:val="18"/>
      </w:rPr>
      <w:tab/>
    </w:r>
    <w:proofErr w:type="gramStart"/>
    <w:r>
      <w:rPr>
        <w:rFonts w:ascii="Arial" w:hAnsi="Arial"/>
        <w:b/>
        <w:i/>
        <w:sz w:val="18"/>
        <w:u w:val="single"/>
      </w:rPr>
      <w:t xml:space="preserve">Procedure </w:t>
    </w:r>
    <w:r>
      <w:rPr>
        <w:rFonts w:ascii="Arial" w:hAnsi="Arial"/>
        <w:b/>
        <w:i/>
        <w:sz w:val="18"/>
      </w:rPr>
      <w:t xml:space="preserve"> QAP</w:t>
    </w:r>
    <w:proofErr w:type="gramEnd"/>
    <w:r>
      <w:rPr>
        <w:rFonts w:ascii="Arial" w:hAnsi="Arial"/>
        <w:b/>
        <w:i/>
        <w:sz w:val="18"/>
      </w:rPr>
      <w:t>601r</w:t>
    </w:r>
    <w:r w:rsidR="00C349C6">
      <w:rPr>
        <w:rFonts w:ascii="Arial" w:hAnsi="Arial"/>
        <w:b/>
        <w:i/>
        <w:sz w:val="18"/>
      </w:rPr>
      <w:t>N</w:t>
    </w:r>
  </w:p>
  <w:p w14:paraId="75B739A3" w14:textId="28E47650" w:rsidR="003803A0" w:rsidRPr="000D7E0B" w:rsidRDefault="003803A0" w:rsidP="003803A0">
    <w:pPr>
      <w:pStyle w:val="Footer"/>
      <w:rPr>
        <w:b/>
        <w:i/>
        <w:sz w:val="20"/>
      </w:rPr>
    </w:pPr>
    <w:bookmarkStart w:id="1" w:name="_Hlt489414581"/>
    <w:r w:rsidRPr="000D7E0B">
      <w:rPr>
        <w:b/>
        <w:i/>
        <w:sz w:val="20"/>
      </w:rPr>
      <w:t xml:space="preserve">Printed copy is valid for </w:t>
    </w:r>
    <w:r w:rsidRPr="000D7E0B">
      <w:rPr>
        <w:b/>
        <w:i/>
        <w:sz w:val="20"/>
      </w:rPr>
      <w:fldChar w:fldCharType="begin"/>
    </w:r>
    <w:r w:rsidRPr="000D7E0B">
      <w:rPr>
        <w:b/>
        <w:i/>
        <w:sz w:val="20"/>
      </w:rPr>
      <w:instrText xml:space="preserve"> TIME \@ "MMMM d, yyyy" </w:instrText>
    </w:r>
    <w:r w:rsidRPr="000D7E0B">
      <w:rPr>
        <w:b/>
        <w:i/>
        <w:sz w:val="20"/>
      </w:rPr>
      <w:fldChar w:fldCharType="separate"/>
    </w:r>
    <w:r w:rsidR="00642C62">
      <w:rPr>
        <w:b/>
        <w:i/>
        <w:noProof/>
        <w:sz w:val="20"/>
      </w:rPr>
      <w:t>June 9, 2025</w:t>
    </w:r>
    <w:r w:rsidRPr="000D7E0B">
      <w:rPr>
        <w:b/>
        <w:i/>
        <w:sz w:val="20"/>
      </w:rPr>
      <w:fldChar w:fldCharType="end"/>
    </w:r>
    <w:r w:rsidRPr="000D7E0B">
      <w:rPr>
        <w:b/>
        <w:i/>
        <w:sz w:val="20"/>
      </w:rPr>
      <w:t xml:space="preserve"> only.  Users must verify current revision for continued use</w:t>
    </w:r>
    <w:bookmarkEnd w:id="1"/>
  </w:p>
  <w:p w14:paraId="112B1708" w14:textId="77777777" w:rsidR="00181830" w:rsidRDefault="00181830">
    <w:pPr>
      <w:pStyle w:val="Footer"/>
      <w:tabs>
        <w:tab w:val="left" w:pos="6480"/>
      </w:tabs>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375F" w14:textId="77777777" w:rsidR="00BE0643" w:rsidRDefault="00BE0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86A01" w14:textId="77777777" w:rsidR="0093170F" w:rsidRDefault="0093170F">
      <w:r>
        <w:separator/>
      </w:r>
    </w:p>
  </w:footnote>
  <w:footnote w:type="continuationSeparator" w:id="0">
    <w:p w14:paraId="62974ECD" w14:textId="77777777" w:rsidR="0093170F" w:rsidRDefault="00931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7648" w14:textId="77777777" w:rsidR="00BE0643" w:rsidRDefault="00BE06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0ABB" w14:textId="77777777" w:rsidR="00181830" w:rsidRDefault="00FE5B53">
    <w:pPr>
      <w:pStyle w:val="Header"/>
    </w:pPr>
    <w:r>
      <w:rPr>
        <w:rFonts w:ascii="Arial" w:hAnsi="Arial"/>
        <w:b/>
        <w:i/>
        <w:noProof/>
      </w:rPr>
    </w:r>
  </w:p>
  <w:p w14:paraId="227463E1" w14:textId="77777777" w:rsidR="00181830" w:rsidRPr="00C349C6" w:rsidRDefault="00181830">
    <w:pPr>
      <w:pStyle w:val="Header"/>
      <w:tabs>
        <w:tab w:val="clear" w:pos="4320"/>
        <w:tab w:val="center" w:pos="8280"/>
      </w:tabs>
      <w:rPr>
        <w:rFonts w:ascii="Times New Roman" w:hAnsi="Times New Roman"/>
        <w:b/>
        <w:color w:val="000000" w:themeColor="text1"/>
        <w:sz w:val="28"/>
        <w:szCs w:val="28"/>
      </w:rPr>
    </w:pPr>
    <w:r w:rsidRPr="00C349C6">
      <w:rPr>
        <w:rFonts w:ascii="Times New Roman" w:hAnsi="Times New Roman"/>
        <w:b/>
        <w:color w:val="000000" w:themeColor="text1"/>
        <w:sz w:val="28"/>
        <w:szCs w:val="28"/>
      </w:rPr>
      <w:tab/>
      <w:t>QAP601</w:t>
    </w:r>
  </w:p>
  <w:p w14:paraId="66286E33" w14:textId="77777777" w:rsidR="00181830" w:rsidRPr="00C349C6" w:rsidRDefault="00181830">
    <w:pPr>
      <w:pStyle w:val="Header"/>
      <w:tabs>
        <w:tab w:val="left" w:pos="1440"/>
      </w:tabs>
      <w:rPr>
        <w:rFonts w:ascii="Times New Roman" w:hAnsi="Times New Roman"/>
        <w:b/>
        <w:color w:val="000000" w:themeColor="text1"/>
        <w:sz w:val="28"/>
        <w:szCs w:val="28"/>
        <w:u w:val="single"/>
      </w:rPr>
    </w:pPr>
    <w:r w:rsidRPr="00C349C6">
      <w:rPr>
        <w:rFonts w:ascii="Times New Roman" w:hAnsi="Times New Roman"/>
        <w:b/>
        <w:color w:val="000000" w:themeColor="text1"/>
        <w:sz w:val="28"/>
        <w:szCs w:val="28"/>
        <w:u w:val="single"/>
      </w:rPr>
      <w:t>TITLE:</w:t>
    </w:r>
    <w:r w:rsidRPr="00C349C6">
      <w:rPr>
        <w:rFonts w:ascii="Times New Roman" w:hAnsi="Times New Roman"/>
        <w:b/>
        <w:color w:val="000000" w:themeColor="text1"/>
        <w:sz w:val="28"/>
        <w:szCs w:val="28"/>
      </w:rPr>
      <w:tab/>
    </w:r>
    <w:r w:rsidR="000F3516" w:rsidRPr="00C349C6">
      <w:rPr>
        <w:rFonts w:ascii="Times New Roman" w:hAnsi="Times New Roman"/>
        <w:b/>
        <w:color w:val="000000" w:themeColor="text1"/>
        <w:sz w:val="28"/>
        <w:szCs w:val="28"/>
      </w:rPr>
      <w:t>Procurement / Purchasing</w:t>
    </w:r>
    <w:r w:rsidRPr="00C349C6">
      <w:rPr>
        <w:rFonts w:ascii="Times New Roman" w:hAnsi="Times New Roman"/>
        <w:b/>
        <w:color w:val="000000" w:themeColor="text1"/>
        <w:sz w:val="28"/>
        <w:szCs w:val="28"/>
      </w:rPr>
      <w:t xml:space="preserve"> Procedure</w:t>
    </w:r>
  </w:p>
  <w:p w14:paraId="381894F6" w14:textId="6128BCB3" w:rsidR="00181830" w:rsidRPr="00C349C6" w:rsidRDefault="00181830">
    <w:pPr>
      <w:pStyle w:val="Header"/>
      <w:pBdr>
        <w:bottom w:val="single" w:sz="4" w:space="1" w:color="auto"/>
      </w:pBdr>
      <w:tabs>
        <w:tab w:val="left" w:pos="1440"/>
      </w:tabs>
      <w:rPr>
        <w:rFonts w:ascii="Times New Roman" w:hAnsi="Times New Roman"/>
        <w:b/>
        <w:i/>
        <w:color w:val="000000" w:themeColor="text1"/>
        <w:sz w:val="28"/>
        <w:szCs w:val="28"/>
        <w:u w:val="single"/>
      </w:rPr>
    </w:pPr>
    <w:r w:rsidRPr="00C349C6">
      <w:rPr>
        <w:rFonts w:ascii="Times New Roman" w:hAnsi="Times New Roman"/>
        <w:b/>
        <w:color w:val="000000" w:themeColor="text1"/>
        <w:sz w:val="28"/>
        <w:szCs w:val="28"/>
        <w:u w:val="single"/>
      </w:rPr>
      <w:t>REV:</w:t>
    </w:r>
    <w:r w:rsidRPr="00C349C6">
      <w:rPr>
        <w:rFonts w:ascii="Times New Roman" w:hAnsi="Times New Roman"/>
        <w:b/>
        <w:color w:val="000000" w:themeColor="text1"/>
        <w:sz w:val="28"/>
        <w:szCs w:val="28"/>
      </w:rPr>
      <w:tab/>
    </w:r>
    <w:r w:rsidR="00C349C6" w:rsidRPr="00C349C6">
      <w:rPr>
        <w:rFonts w:ascii="Times New Roman" w:hAnsi="Times New Roman"/>
        <w:b/>
        <w:color w:val="000000" w:themeColor="text1"/>
        <w:sz w:val="28"/>
        <w:szCs w:val="28"/>
      </w:rPr>
      <w:t>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D9F8" w14:textId="77777777" w:rsidR="00BE0643" w:rsidRDefault="00BE06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BD9"/>
    <w:multiLevelType w:val="multilevel"/>
    <w:tmpl w:val="9D5EBF84"/>
    <w:lvl w:ilvl="0">
      <w:start w:val="3"/>
      <w:numFmt w:val="decimal"/>
      <w:lvlText w:val="%1"/>
      <w:lvlJc w:val="left"/>
      <w:pPr>
        <w:tabs>
          <w:tab w:val="num" w:pos="1140"/>
        </w:tabs>
        <w:ind w:left="1140" w:hanging="1140"/>
      </w:pPr>
      <w:rPr>
        <w:rFonts w:hint="default"/>
      </w:rPr>
    </w:lvl>
    <w:lvl w:ilvl="1">
      <w:start w:val="11"/>
      <w:numFmt w:val="decimal"/>
      <w:lvlText w:val="%1.%2"/>
      <w:lvlJc w:val="left"/>
      <w:pPr>
        <w:tabs>
          <w:tab w:val="num" w:pos="1446"/>
        </w:tabs>
        <w:ind w:left="1446" w:hanging="1140"/>
      </w:pPr>
      <w:rPr>
        <w:rFonts w:hint="default"/>
      </w:rPr>
    </w:lvl>
    <w:lvl w:ilvl="2">
      <w:start w:val="1"/>
      <w:numFmt w:val="decimal"/>
      <w:lvlText w:val="%1.%2.%3"/>
      <w:lvlJc w:val="left"/>
      <w:pPr>
        <w:tabs>
          <w:tab w:val="num" w:pos="1752"/>
        </w:tabs>
        <w:ind w:left="1752" w:hanging="1140"/>
      </w:pPr>
      <w:rPr>
        <w:rFonts w:hint="default"/>
      </w:rPr>
    </w:lvl>
    <w:lvl w:ilvl="3">
      <w:start w:val="1"/>
      <w:numFmt w:val="decimal"/>
      <w:lvlText w:val="%1.%2.%3.%4"/>
      <w:lvlJc w:val="left"/>
      <w:pPr>
        <w:tabs>
          <w:tab w:val="num" w:pos="2058"/>
        </w:tabs>
        <w:ind w:left="2058" w:hanging="1140"/>
      </w:pPr>
      <w:rPr>
        <w:rFonts w:hint="default"/>
      </w:rPr>
    </w:lvl>
    <w:lvl w:ilvl="4">
      <w:start w:val="1"/>
      <w:numFmt w:val="decimal"/>
      <w:lvlText w:val="%1.%2.%3.%4.%5"/>
      <w:lvlJc w:val="left"/>
      <w:pPr>
        <w:tabs>
          <w:tab w:val="num" w:pos="2364"/>
        </w:tabs>
        <w:ind w:left="2364" w:hanging="1140"/>
      </w:pPr>
      <w:rPr>
        <w:rFonts w:hint="default"/>
      </w:rPr>
    </w:lvl>
    <w:lvl w:ilvl="5">
      <w:start w:val="1"/>
      <w:numFmt w:val="decimal"/>
      <w:lvlText w:val="%1.%2.%3.%4.%5.%6"/>
      <w:lvlJc w:val="left"/>
      <w:pPr>
        <w:tabs>
          <w:tab w:val="num" w:pos="2670"/>
        </w:tabs>
        <w:ind w:left="2670" w:hanging="1140"/>
      </w:pPr>
      <w:rPr>
        <w:rFonts w:hint="default"/>
      </w:rPr>
    </w:lvl>
    <w:lvl w:ilvl="6">
      <w:start w:val="1"/>
      <w:numFmt w:val="decimal"/>
      <w:lvlText w:val="%1.%2.%3.%4.%5.%6.%7"/>
      <w:lvlJc w:val="left"/>
      <w:pPr>
        <w:tabs>
          <w:tab w:val="num" w:pos="3276"/>
        </w:tabs>
        <w:ind w:left="3276" w:hanging="1440"/>
      </w:pPr>
      <w:rPr>
        <w:rFonts w:hint="default"/>
      </w:rPr>
    </w:lvl>
    <w:lvl w:ilvl="7">
      <w:start w:val="1"/>
      <w:numFmt w:val="decimal"/>
      <w:lvlText w:val="%1.%2.%3.%4.%5.%6.%7.%8"/>
      <w:lvlJc w:val="left"/>
      <w:pPr>
        <w:tabs>
          <w:tab w:val="num" w:pos="3582"/>
        </w:tabs>
        <w:ind w:left="3582" w:hanging="1440"/>
      </w:pPr>
      <w:rPr>
        <w:rFonts w:hint="default"/>
      </w:rPr>
    </w:lvl>
    <w:lvl w:ilvl="8">
      <w:start w:val="1"/>
      <w:numFmt w:val="decimal"/>
      <w:lvlText w:val="%1.%2.%3.%4.%5.%6.%7.%8.%9"/>
      <w:lvlJc w:val="left"/>
      <w:pPr>
        <w:tabs>
          <w:tab w:val="num" w:pos="4248"/>
        </w:tabs>
        <w:ind w:left="4248" w:hanging="1800"/>
      </w:pPr>
      <w:rPr>
        <w:rFonts w:hint="default"/>
      </w:rPr>
    </w:lvl>
  </w:abstractNum>
  <w:abstractNum w:abstractNumId="1" w15:restartNumberingAfterBreak="0">
    <w:nsid w:val="02B51BE6"/>
    <w:multiLevelType w:val="hybridMultilevel"/>
    <w:tmpl w:val="6E7E3888"/>
    <w:lvl w:ilvl="0" w:tplc="900248FC">
      <w:start w:val="6"/>
      <w:numFmt w:val="bullet"/>
      <w:lvlText w:val="-"/>
      <w:lvlJc w:val="left"/>
      <w:pPr>
        <w:ind w:left="2526" w:hanging="360"/>
      </w:pPr>
      <w:rPr>
        <w:rFonts w:ascii="Calibri" w:eastAsia="Times New Roman" w:hAnsi="Calibri" w:cs="Times New Roman" w:hint="default"/>
      </w:rPr>
    </w:lvl>
    <w:lvl w:ilvl="1" w:tplc="04090003" w:tentative="1">
      <w:start w:val="1"/>
      <w:numFmt w:val="bullet"/>
      <w:lvlText w:val="o"/>
      <w:lvlJc w:val="left"/>
      <w:pPr>
        <w:ind w:left="3246" w:hanging="360"/>
      </w:pPr>
      <w:rPr>
        <w:rFonts w:ascii="Courier New" w:hAnsi="Courier New" w:cs="Courier New" w:hint="default"/>
      </w:rPr>
    </w:lvl>
    <w:lvl w:ilvl="2" w:tplc="04090005" w:tentative="1">
      <w:start w:val="1"/>
      <w:numFmt w:val="bullet"/>
      <w:lvlText w:val=""/>
      <w:lvlJc w:val="left"/>
      <w:pPr>
        <w:ind w:left="3966" w:hanging="360"/>
      </w:pPr>
      <w:rPr>
        <w:rFonts w:ascii="Wingdings" w:hAnsi="Wingdings" w:hint="default"/>
      </w:rPr>
    </w:lvl>
    <w:lvl w:ilvl="3" w:tplc="04090001" w:tentative="1">
      <w:start w:val="1"/>
      <w:numFmt w:val="bullet"/>
      <w:lvlText w:val=""/>
      <w:lvlJc w:val="left"/>
      <w:pPr>
        <w:ind w:left="4686" w:hanging="360"/>
      </w:pPr>
      <w:rPr>
        <w:rFonts w:ascii="Symbol" w:hAnsi="Symbol" w:hint="default"/>
      </w:rPr>
    </w:lvl>
    <w:lvl w:ilvl="4" w:tplc="04090003" w:tentative="1">
      <w:start w:val="1"/>
      <w:numFmt w:val="bullet"/>
      <w:lvlText w:val="o"/>
      <w:lvlJc w:val="left"/>
      <w:pPr>
        <w:ind w:left="5406" w:hanging="360"/>
      </w:pPr>
      <w:rPr>
        <w:rFonts w:ascii="Courier New" w:hAnsi="Courier New" w:cs="Courier New" w:hint="default"/>
      </w:rPr>
    </w:lvl>
    <w:lvl w:ilvl="5" w:tplc="04090005" w:tentative="1">
      <w:start w:val="1"/>
      <w:numFmt w:val="bullet"/>
      <w:lvlText w:val=""/>
      <w:lvlJc w:val="left"/>
      <w:pPr>
        <w:ind w:left="6126" w:hanging="360"/>
      </w:pPr>
      <w:rPr>
        <w:rFonts w:ascii="Wingdings" w:hAnsi="Wingdings" w:hint="default"/>
      </w:rPr>
    </w:lvl>
    <w:lvl w:ilvl="6" w:tplc="04090001" w:tentative="1">
      <w:start w:val="1"/>
      <w:numFmt w:val="bullet"/>
      <w:lvlText w:val=""/>
      <w:lvlJc w:val="left"/>
      <w:pPr>
        <w:ind w:left="6846" w:hanging="360"/>
      </w:pPr>
      <w:rPr>
        <w:rFonts w:ascii="Symbol" w:hAnsi="Symbol" w:hint="default"/>
      </w:rPr>
    </w:lvl>
    <w:lvl w:ilvl="7" w:tplc="04090003" w:tentative="1">
      <w:start w:val="1"/>
      <w:numFmt w:val="bullet"/>
      <w:lvlText w:val="o"/>
      <w:lvlJc w:val="left"/>
      <w:pPr>
        <w:ind w:left="7566" w:hanging="360"/>
      </w:pPr>
      <w:rPr>
        <w:rFonts w:ascii="Courier New" w:hAnsi="Courier New" w:cs="Courier New" w:hint="default"/>
      </w:rPr>
    </w:lvl>
    <w:lvl w:ilvl="8" w:tplc="04090005" w:tentative="1">
      <w:start w:val="1"/>
      <w:numFmt w:val="bullet"/>
      <w:lvlText w:val=""/>
      <w:lvlJc w:val="left"/>
      <w:pPr>
        <w:ind w:left="8286" w:hanging="360"/>
      </w:pPr>
      <w:rPr>
        <w:rFonts w:ascii="Wingdings" w:hAnsi="Wingdings" w:hint="default"/>
      </w:rPr>
    </w:lvl>
  </w:abstractNum>
  <w:abstractNum w:abstractNumId="2" w15:restartNumberingAfterBreak="0">
    <w:nsid w:val="04C1221E"/>
    <w:multiLevelType w:val="multilevel"/>
    <w:tmpl w:val="050020A4"/>
    <w:lvl w:ilvl="0">
      <w:start w:val="6"/>
      <w:numFmt w:val="decimal"/>
      <w:lvlText w:val="%1"/>
      <w:lvlJc w:val="left"/>
      <w:pPr>
        <w:tabs>
          <w:tab w:val="num" w:pos="810"/>
        </w:tabs>
        <w:ind w:left="810" w:hanging="810"/>
      </w:pPr>
      <w:rPr>
        <w:rFonts w:hint="default"/>
      </w:rPr>
    </w:lvl>
    <w:lvl w:ilvl="1">
      <w:start w:val="2"/>
      <w:numFmt w:val="decimal"/>
      <w:lvlText w:val="%1.%2"/>
      <w:lvlJc w:val="left"/>
      <w:pPr>
        <w:tabs>
          <w:tab w:val="num" w:pos="1290"/>
        </w:tabs>
        <w:ind w:left="1290" w:hanging="810"/>
      </w:pPr>
      <w:rPr>
        <w:rFonts w:hint="default"/>
      </w:rPr>
    </w:lvl>
    <w:lvl w:ilvl="2">
      <w:start w:val="2"/>
      <w:numFmt w:val="decimal"/>
      <w:lvlText w:val="%1.%2.%3"/>
      <w:lvlJc w:val="left"/>
      <w:pPr>
        <w:tabs>
          <w:tab w:val="num" w:pos="1770"/>
        </w:tabs>
        <w:ind w:left="1770" w:hanging="810"/>
      </w:pPr>
      <w:rPr>
        <w:rFonts w:hint="default"/>
      </w:rPr>
    </w:lvl>
    <w:lvl w:ilvl="3">
      <w:start w:val="3"/>
      <w:numFmt w:val="decimal"/>
      <w:lvlText w:val="%1.%2.%3.%4"/>
      <w:lvlJc w:val="left"/>
      <w:pPr>
        <w:tabs>
          <w:tab w:val="num" w:pos="2250"/>
        </w:tabs>
        <w:ind w:left="2250" w:hanging="81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3" w15:restartNumberingAfterBreak="0">
    <w:nsid w:val="051076FA"/>
    <w:multiLevelType w:val="multilevel"/>
    <w:tmpl w:val="D9F62F20"/>
    <w:lvl w:ilvl="0">
      <w:start w:val="6"/>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2"/>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07E75DF0"/>
    <w:multiLevelType w:val="multilevel"/>
    <w:tmpl w:val="0A1E6588"/>
    <w:lvl w:ilvl="0">
      <w:start w:val="4"/>
      <w:numFmt w:val="decimal"/>
      <w:lvlText w:val="%1"/>
      <w:lvlJc w:val="left"/>
      <w:pPr>
        <w:tabs>
          <w:tab w:val="num" w:pos="660"/>
        </w:tabs>
        <w:ind w:left="660" w:hanging="660"/>
      </w:pPr>
      <w:rPr>
        <w:rFonts w:hint="default"/>
      </w:rPr>
    </w:lvl>
    <w:lvl w:ilvl="1">
      <w:start w:val="2"/>
      <w:numFmt w:val="decimal"/>
      <w:lvlText w:val="%1.%2"/>
      <w:lvlJc w:val="left"/>
      <w:pPr>
        <w:tabs>
          <w:tab w:val="num" w:pos="980"/>
        </w:tabs>
        <w:ind w:left="980" w:hanging="660"/>
      </w:pPr>
      <w:rPr>
        <w:rFonts w:hint="default"/>
      </w:rPr>
    </w:lvl>
    <w:lvl w:ilvl="2">
      <w:start w:val="4"/>
      <w:numFmt w:val="decimal"/>
      <w:lvlText w:val="%1.%2.%3"/>
      <w:lvlJc w:val="left"/>
      <w:pPr>
        <w:tabs>
          <w:tab w:val="num" w:pos="1360"/>
        </w:tabs>
        <w:ind w:left="1360" w:hanging="720"/>
      </w:pPr>
      <w:rPr>
        <w:rFonts w:hint="default"/>
      </w:rPr>
    </w:lvl>
    <w:lvl w:ilvl="3">
      <w:start w:val="1"/>
      <w:numFmt w:val="decimal"/>
      <w:lvlText w:val="%1.%2.%3.%4"/>
      <w:lvlJc w:val="left"/>
      <w:pPr>
        <w:tabs>
          <w:tab w:val="num" w:pos="1680"/>
        </w:tabs>
        <w:ind w:left="1680" w:hanging="720"/>
      </w:pPr>
      <w:rPr>
        <w:rFonts w:hint="default"/>
      </w:rPr>
    </w:lvl>
    <w:lvl w:ilvl="4">
      <w:start w:val="1"/>
      <w:numFmt w:val="decimal"/>
      <w:lvlText w:val="%1.%2.%3.%4.%5"/>
      <w:lvlJc w:val="left"/>
      <w:pPr>
        <w:tabs>
          <w:tab w:val="num" w:pos="2360"/>
        </w:tabs>
        <w:ind w:left="2360" w:hanging="1080"/>
      </w:pPr>
      <w:rPr>
        <w:rFonts w:hint="default"/>
      </w:rPr>
    </w:lvl>
    <w:lvl w:ilvl="5">
      <w:start w:val="1"/>
      <w:numFmt w:val="decimal"/>
      <w:lvlText w:val="%1.%2.%3.%4.%5.%6"/>
      <w:lvlJc w:val="left"/>
      <w:pPr>
        <w:tabs>
          <w:tab w:val="num" w:pos="2680"/>
        </w:tabs>
        <w:ind w:left="2680" w:hanging="1080"/>
      </w:pPr>
      <w:rPr>
        <w:rFonts w:hint="default"/>
      </w:rPr>
    </w:lvl>
    <w:lvl w:ilvl="6">
      <w:start w:val="1"/>
      <w:numFmt w:val="decimal"/>
      <w:lvlText w:val="%1.%2.%3.%4.%5.%6.%7"/>
      <w:lvlJc w:val="left"/>
      <w:pPr>
        <w:tabs>
          <w:tab w:val="num" w:pos="3360"/>
        </w:tabs>
        <w:ind w:left="3360" w:hanging="1440"/>
      </w:pPr>
      <w:rPr>
        <w:rFonts w:hint="default"/>
      </w:rPr>
    </w:lvl>
    <w:lvl w:ilvl="7">
      <w:start w:val="1"/>
      <w:numFmt w:val="decimal"/>
      <w:lvlText w:val="%1.%2.%3.%4.%5.%6.%7.%8"/>
      <w:lvlJc w:val="left"/>
      <w:pPr>
        <w:tabs>
          <w:tab w:val="num" w:pos="3680"/>
        </w:tabs>
        <w:ind w:left="3680" w:hanging="1440"/>
      </w:pPr>
      <w:rPr>
        <w:rFonts w:hint="default"/>
      </w:rPr>
    </w:lvl>
    <w:lvl w:ilvl="8">
      <w:start w:val="1"/>
      <w:numFmt w:val="decimal"/>
      <w:lvlText w:val="%1.%2.%3.%4.%5.%6.%7.%8.%9"/>
      <w:lvlJc w:val="left"/>
      <w:pPr>
        <w:tabs>
          <w:tab w:val="num" w:pos="4360"/>
        </w:tabs>
        <w:ind w:left="4360" w:hanging="1800"/>
      </w:pPr>
      <w:rPr>
        <w:rFonts w:hint="default"/>
      </w:rPr>
    </w:lvl>
  </w:abstractNum>
  <w:abstractNum w:abstractNumId="5" w15:restartNumberingAfterBreak="0">
    <w:nsid w:val="0ED24B02"/>
    <w:multiLevelType w:val="multilevel"/>
    <w:tmpl w:val="18A827D6"/>
    <w:lvl w:ilvl="0">
      <w:start w:val="6"/>
      <w:numFmt w:val="decimal"/>
      <w:lvlText w:val="%1"/>
      <w:lvlJc w:val="left"/>
      <w:pPr>
        <w:tabs>
          <w:tab w:val="num" w:pos="1080"/>
        </w:tabs>
        <w:ind w:left="1080" w:hanging="1080"/>
      </w:pPr>
      <w:rPr>
        <w:rFonts w:hint="default"/>
      </w:rPr>
    </w:lvl>
    <w:lvl w:ilvl="1">
      <w:start w:val="2"/>
      <w:numFmt w:val="decimal"/>
      <w:lvlText w:val="%1.%2"/>
      <w:lvlJc w:val="left"/>
      <w:pPr>
        <w:tabs>
          <w:tab w:val="num" w:pos="1560"/>
        </w:tabs>
        <w:ind w:left="1560" w:hanging="1080"/>
      </w:pPr>
      <w:rPr>
        <w:rFonts w:hint="default"/>
      </w:rPr>
    </w:lvl>
    <w:lvl w:ilvl="2">
      <w:start w:val="4"/>
      <w:numFmt w:val="decimal"/>
      <w:lvlText w:val="%1.%2.%3"/>
      <w:lvlJc w:val="left"/>
      <w:pPr>
        <w:tabs>
          <w:tab w:val="num" w:pos="2040"/>
        </w:tabs>
        <w:ind w:left="2040" w:hanging="1080"/>
      </w:pPr>
      <w:rPr>
        <w:rFonts w:hint="default"/>
      </w:rPr>
    </w:lvl>
    <w:lvl w:ilvl="3">
      <w:start w:val="4"/>
      <w:numFmt w:val="decimal"/>
      <w:lvlText w:val="%4.%2.%3.2"/>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6" w15:restartNumberingAfterBreak="0">
    <w:nsid w:val="0EE10710"/>
    <w:multiLevelType w:val="multilevel"/>
    <w:tmpl w:val="30C2024E"/>
    <w:lvl w:ilvl="0">
      <w:start w:val="6"/>
      <w:numFmt w:val="decimal"/>
      <w:lvlText w:val="%1"/>
      <w:lvlJc w:val="left"/>
      <w:pPr>
        <w:tabs>
          <w:tab w:val="num" w:pos="1080"/>
        </w:tabs>
        <w:ind w:left="1080" w:hanging="1080"/>
      </w:pPr>
      <w:rPr>
        <w:rFonts w:hint="default"/>
      </w:rPr>
    </w:lvl>
    <w:lvl w:ilvl="1">
      <w:start w:val="4"/>
      <w:numFmt w:val="decimal"/>
      <w:lvlText w:val="%1.%2"/>
      <w:lvlJc w:val="left"/>
      <w:pPr>
        <w:tabs>
          <w:tab w:val="num" w:pos="1560"/>
        </w:tabs>
        <w:ind w:left="1560" w:hanging="1080"/>
      </w:pPr>
      <w:rPr>
        <w:rFonts w:hint="default"/>
      </w:rPr>
    </w:lvl>
    <w:lvl w:ilvl="2">
      <w:start w:val="5"/>
      <w:numFmt w:val="decimal"/>
      <w:lvlText w:val="%1.%2.%3"/>
      <w:lvlJc w:val="left"/>
      <w:pPr>
        <w:tabs>
          <w:tab w:val="num" w:pos="2040"/>
        </w:tabs>
        <w:ind w:left="2040" w:hanging="1080"/>
      </w:pPr>
      <w:rPr>
        <w:rFonts w:hint="default"/>
      </w:rPr>
    </w:lvl>
    <w:lvl w:ilvl="3">
      <w:start w:val="3"/>
      <w:numFmt w:val="decimal"/>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7" w15:restartNumberingAfterBreak="0">
    <w:nsid w:val="117149AA"/>
    <w:multiLevelType w:val="multilevel"/>
    <w:tmpl w:val="7298D20E"/>
    <w:lvl w:ilvl="0">
      <w:start w:val="7"/>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153C5685"/>
    <w:multiLevelType w:val="multilevel"/>
    <w:tmpl w:val="F60859B6"/>
    <w:lvl w:ilvl="0">
      <w:start w:val="6"/>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2"/>
      <w:numFmt w:val="decimal"/>
      <w:lvlText w:val="%1.%2.%3.%4"/>
      <w:lvlJc w:val="left"/>
      <w:pPr>
        <w:tabs>
          <w:tab w:val="num" w:pos="2880"/>
        </w:tabs>
        <w:ind w:left="2880" w:hanging="720"/>
      </w:pPr>
      <w:rPr>
        <w:rFonts w:hint="default"/>
        <w:color w:val="00000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1BD57CFE"/>
    <w:multiLevelType w:val="multilevel"/>
    <w:tmpl w:val="880CCDAC"/>
    <w:lvl w:ilvl="0">
      <w:start w:val="3"/>
      <w:numFmt w:val="decimal"/>
      <w:lvlText w:val="%1"/>
      <w:lvlJc w:val="left"/>
      <w:pPr>
        <w:tabs>
          <w:tab w:val="num" w:pos="480"/>
        </w:tabs>
        <w:ind w:left="480" w:hanging="480"/>
      </w:pPr>
      <w:rPr>
        <w:rFonts w:hint="default"/>
      </w:rPr>
    </w:lvl>
    <w:lvl w:ilvl="1">
      <w:start w:val="2"/>
      <w:numFmt w:val="decimal"/>
      <w:lvlText w:val="%1.%2"/>
      <w:lvlJc w:val="left"/>
      <w:pPr>
        <w:tabs>
          <w:tab w:val="num" w:pos="786"/>
        </w:tabs>
        <w:ind w:left="786" w:hanging="480"/>
      </w:pPr>
      <w:rPr>
        <w:rFonts w:hint="default"/>
      </w:rPr>
    </w:lvl>
    <w:lvl w:ilvl="2">
      <w:start w:val="1"/>
      <w:numFmt w:val="decimal"/>
      <w:lvlText w:val="%1.%2.%3"/>
      <w:lvlJc w:val="left"/>
      <w:pPr>
        <w:tabs>
          <w:tab w:val="num" w:pos="1332"/>
        </w:tabs>
        <w:ind w:left="1332" w:hanging="720"/>
      </w:pPr>
      <w:rPr>
        <w:rFonts w:hint="default"/>
      </w:rPr>
    </w:lvl>
    <w:lvl w:ilvl="3">
      <w:start w:val="1"/>
      <w:numFmt w:val="decimal"/>
      <w:lvlText w:val="%1.%2.%3.%4"/>
      <w:lvlJc w:val="left"/>
      <w:pPr>
        <w:tabs>
          <w:tab w:val="num" w:pos="1638"/>
        </w:tabs>
        <w:ind w:left="1638" w:hanging="720"/>
      </w:pPr>
      <w:rPr>
        <w:rFonts w:hint="default"/>
      </w:rPr>
    </w:lvl>
    <w:lvl w:ilvl="4">
      <w:start w:val="1"/>
      <w:numFmt w:val="decimal"/>
      <w:lvlText w:val="%1.%2.%3.%4.%5"/>
      <w:lvlJc w:val="left"/>
      <w:pPr>
        <w:tabs>
          <w:tab w:val="num" w:pos="2304"/>
        </w:tabs>
        <w:ind w:left="2304" w:hanging="1080"/>
      </w:pPr>
      <w:rPr>
        <w:rFonts w:hint="default"/>
      </w:rPr>
    </w:lvl>
    <w:lvl w:ilvl="5">
      <w:start w:val="1"/>
      <w:numFmt w:val="decimal"/>
      <w:lvlText w:val="%1.%2.%3.%4.%5.%6"/>
      <w:lvlJc w:val="left"/>
      <w:pPr>
        <w:tabs>
          <w:tab w:val="num" w:pos="2610"/>
        </w:tabs>
        <w:ind w:left="2610" w:hanging="1080"/>
      </w:pPr>
      <w:rPr>
        <w:rFonts w:hint="default"/>
      </w:rPr>
    </w:lvl>
    <w:lvl w:ilvl="6">
      <w:start w:val="1"/>
      <w:numFmt w:val="decimal"/>
      <w:lvlText w:val="%1.%2.%3.%4.%5.%6.%7"/>
      <w:lvlJc w:val="left"/>
      <w:pPr>
        <w:tabs>
          <w:tab w:val="num" w:pos="3276"/>
        </w:tabs>
        <w:ind w:left="3276" w:hanging="1440"/>
      </w:pPr>
      <w:rPr>
        <w:rFonts w:hint="default"/>
      </w:rPr>
    </w:lvl>
    <w:lvl w:ilvl="7">
      <w:start w:val="1"/>
      <w:numFmt w:val="decimal"/>
      <w:lvlText w:val="%1.%2.%3.%4.%5.%6.%7.%8"/>
      <w:lvlJc w:val="left"/>
      <w:pPr>
        <w:tabs>
          <w:tab w:val="num" w:pos="3582"/>
        </w:tabs>
        <w:ind w:left="3582" w:hanging="1440"/>
      </w:pPr>
      <w:rPr>
        <w:rFonts w:hint="default"/>
      </w:rPr>
    </w:lvl>
    <w:lvl w:ilvl="8">
      <w:start w:val="1"/>
      <w:numFmt w:val="decimal"/>
      <w:lvlText w:val="%1.%2.%3.%4.%5.%6.%7.%8.%9"/>
      <w:lvlJc w:val="left"/>
      <w:pPr>
        <w:tabs>
          <w:tab w:val="num" w:pos="4248"/>
        </w:tabs>
        <w:ind w:left="4248" w:hanging="1800"/>
      </w:pPr>
      <w:rPr>
        <w:rFonts w:hint="default"/>
      </w:rPr>
    </w:lvl>
  </w:abstractNum>
  <w:abstractNum w:abstractNumId="10" w15:restartNumberingAfterBreak="0">
    <w:nsid w:val="20D42B71"/>
    <w:multiLevelType w:val="multilevel"/>
    <w:tmpl w:val="79E27414"/>
    <w:lvl w:ilvl="0">
      <w:start w:val="6"/>
      <w:numFmt w:val="decimal"/>
      <w:lvlText w:val="%1"/>
      <w:lvlJc w:val="left"/>
      <w:pPr>
        <w:tabs>
          <w:tab w:val="num" w:pos="660"/>
        </w:tabs>
        <w:ind w:left="660" w:hanging="660"/>
      </w:pPr>
      <w:rPr>
        <w:rFonts w:hint="default"/>
      </w:rPr>
    </w:lvl>
    <w:lvl w:ilvl="1">
      <w:start w:val="2"/>
      <w:numFmt w:val="decimal"/>
      <w:lvlText w:val="%1.%2"/>
      <w:lvlJc w:val="left"/>
      <w:pPr>
        <w:tabs>
          <w:tab w:val="num" w:pos="1140"/>
        </w:tabs>
        <w:ind w:left="1140" w:hanging="660"/>
      </w:pPr>
      <w:rPr>
        <w:rFonts w:hint="default"/>
      </w:rPr>
    </w:lvl>
    <w:lvl w:ilvl="2">
      <w:start w:val="5"/>
      <w:numFmt w:val="decimal"/>
      <w:lvlText w:val="%1.%2.%3"/>
      <w:lvlJc w:val="left"/>
      <w:pPr>
        <w:tabs>
          <w:tab w:val="num" w:pos="1680"/>
        </w:tabs>
        <w:ind w:left="1680" w:hanging="720"/>
      </w:pPr>
      <w:rPr>
        <w:rFonts w:hint="default"/>
      </w:rPr>
    </w:lvl>
    <w:lvl w:ilvl="3">
      <w:start w:val="1"/>
      <w:numFmt w:val="decimal"/>
      <w:lvlText w:val="%1.%2.%3.%4"/>
      <w:lvlJc w:val="left"/>
      <w:pPr>
        <w:tabs>
          <w:tab w:val="num" w:pos="2160"/>
        </w:tabs>
        <w:ind w:left="2160" w:hanging="72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11" w15:restartNumberingAfterBreak="0">
    <w:nsid w:val="20E066E7"/>
    <w:multiLevelType w:val="multilevel"/>
    <w:tmpl w:val="0F4658F0"/>
    <w:lvl w:ilvl="0">
      <w:start w:val="4"/>
      <w:numFmt w:val="decimal"/>
      <w:lvlText w:val="%1"/>
      <w:lvlJc w:val="left"/>
      <w:pPr>
        <w:tabs>
          <w:tab w:val="num" w:pos="660"/>
        </w:tabs>
        <w:ind w:left="660" w:hanging="660"/>
      </w:pPr>
      <w:rPr>
        <w:rFonts w:hint="default"/>
      </w:rPr>
    </w:lvl>
    <w:lvl w:ilvl="1">
      <w:start w:val="2"/>
      <w:numFmt w:val="decimal"/>
      <w:lvlText w:val="%1.%2"/>
      <w:lvlJc w:val="left"/>
      <w:pPr>
        <w:tabs>
          <w:tab w:val="num" w:pos="1050"/>
        </w:tabs>
        <w:ind w:left="1050" w:hanging="660"/>
      </w:pPr>
      <w:rPr>
        <w:rFonts w:hint="default"/>
      </w:rPr>
    </w:lvl>
    <w:lvl w:ilvl="2">
      <w:start w:val="2"/>
      <w:numFmt w:val="decimal"/>
      <w:lvlText w:val="%1.%2.%3"/>
      <w:lvlJc w:val="left"/>
      <w:pPr>
        <w:tabs>
          <w:tab w:val="num" w:pos="1500"/>
        </w:tabs>
        <w:ind w:left="1500" w:hanging="720"/>
      </w:pPr>
      <w:rPr>
        <w:rFonts w:hint="default"/>
      </w:rPr>
    </w:lvl>
    <w:lvl w:ilvl="3">
      <w:start w:val="1"/>
      <w:numFmt w:val="decimal"/>
      <w:lvlText w:val="%1.%2.%3.%4"/>
      <w:lvlJc w:val="left"/>
      <w:pPr>
        <w:tabs>
          <w:tab w:val="num" w:pos="1890"/>
        </w:tabs>
        <w:ind w:left="1890" w:hanging="720"/>
      </w:pPr>
      <w:rPr>
        <w:rFonts w:hint="default"/>
      </w:rPr>
    </w:lvl>
    <w:lvl w:ilvl="4">
      <w:start w:val="1"/>
      <w:numFmt w:val="decimal"/>
      <w:lvlText w:val="%1.%2.%3.%4.%5"/>
      <w:lvlJc w:val="left"/>
      <w:pPr>
        <w:tabs>
          <w:tab w:val="num" w:pos="2640"/>
        </w:tabs>
        <w:ind w:left="2640" w:hanging="1080"/>
      </w:pPr>
      <w:rPr>
        <w:rFonts w:hint="default"/>
      </w:rPr>
    </w:lvl>
    <w:lvl w:ilvl="5">
      <w:start w:val="1"/>
      <w:numFmt w:val="decimal"/>
      <w:lvlText w:val="%1.%2.%3.%4.%5.%6"/>
      <w:lvlJc w:val="left"/>
      <w:pPr>
        <w:tabs>
          <w:tab w:val="num" w:pos="3030"/>
        </w:tabs>
        <w:ind w:left="3030" w:hanging="1080"/>
      </w:pPr>
      <w:rPr>
        <w:rFonts w:hint="default"/>
      </w:rPr>
    </w:lvl>
    <w:lvl w:ilvl="6">
      <w:start w:val="1"/>
      <w:numFmt w:val="decimal"/>
      <w:lvlText w:val="%1.%2.%3.%4.%5.%6.%7"/>
      <w:lvlJc w:val="left"/>
      <w:pPr>
        <w:tabs>
          <w:tab w:val="num" w:pos="3780"/>
        </w:tabs>
        <w:ind w:left="3780" w:hanging="1440"/>
      </w:pPr>
      <w:rPr>
        <w:rFonts w:hint="default"/>
      </w:rPr>
    </w:lvl>
    <w:lvl w:ilvl="7">
      <w:start w:val="1"/>
      <w:numFmt w:val="decimal"/>
      <w:lvlText w:val="%1.%2.%3.%4.%5.%6.%7.%8"/>
      <w:lvlJc w:val="left"/>
      <w:pPr>
        <w:tabs>
          <w:tab w:val="num" w:pos="4170"/>
        </w:tabs>
        <w:ind w:left="4170" w:hanging="1440"/>
      </w:pPr>
      <w:rPr>
        <w:rFonts w:hint="default"/>
      </w:rPr>
    </w:lvl>
    <w:lvl w:ilvl="8">
      <w:start w:val="1"/>
      <w:numFmt w:val="decimal"/>
      <w:lvlText w:val="%1.%2.%3.%4.%5.%6.%7.%8.%9"/>
      <w:lvlJc w:val="left"/>
      <w:pPr>
        <w:tabs>
          <w:tab w:val="num" w:pos="4920"/>
        </w:tabs>
        <w:ind w:left="4920" w:hanging="1800"/>
      </w:pPr>
      <w:rPr>
        <w:rFonts w:hint="default"/>
      </w:rPr>
    </w:lvl>
  </w:abstractNum>
  <w:abstractNum w:abstractNumId="12" w15:restartNumberingAfterBreak="0">
    <w:nsid w:val="22321F90"/>
    <w:multiLevelType w:val="multilevel"/>
    <w:tmpl w:val="13249C8E"/>
    <w:lvl w:ilvl="0">
      <w:start w:val="4"/>
      <w:numFmt w:val="decimal"/>
      <w:lvlText w:val="%1"/>
      <w:lvlJc w:val="left"/>
      <w:pPr>
        <w:tabs>
          <w:tab w:val="num" w:pos="600"/>
        </w:tabs>
        <w:ind w:left="600" w:hanging="600"/>
      </w:pPr>
      <w:rPr>
        <w:rFonts w:hint="default"/>
      </w:rPr>
    </w:lvl>
    <w:lvl w:ilvl="1">
      <w:start w:val="4"/>
      <w:numFmt w:val="decimal"/>
      <w:lvlText w:val="%1.%2"/>
      <w:lvlJc w:val="left"/>
      <w:pPr>
        <w:tabs>
          <w:tab w:val="num" w:pos="960"/>
        </w:tabs>
        <w:ind w:left="960" w:hanging="60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3" w15:restartNumberingAfterBreak="0">
    <w:nsid w:val="2C377F53"/>
    <w:multiLevelType w:val="multilevel"/>
    <w:tmpl w:val="B02E4E18"/>
    <w:lvl w:ilvl="0">
      <w:start w:val="4"/>
      <w:numFmt w:val="decimal"/>
      <w:lvlText w:val="%1"/>
      <w:lvlJc w:val="left"/>
      <w:pPr>
        <w:tabs>
          <w:tab w:val="num" w:pos="660"/>
        </w:tabs>
        <w:ind w:left="660" w:hanging="660"/>
      </w:pPr>
      <w:rPr>
        <w:rFonts w:hint="default"/>
      </w:rPr>
    </w:lvl>
    <w:lvl w:ilvl="1">
      <w:start w:val="2"/>
      <w:numFmt w:val="decimal"/>
      <w:lvlText w:val="%1.%2"/>
      <w:lvlJc w:val="left"/>
      <w:pPr>
        <w:tabs>
          <w:tab w:val="num" w:pos="1140"/>
        </w:tabs>
        <w:ind w:left="1140" w:hanging="660"/>
      </w:pPr>
      <w:rPr>
        <w:rFonts w:hint="default"/>
      </w:rPr>
    </w:lvl>
    <w:lvl w:ilvl="2">
      <w:start w:val="3"/>
      <w:numFmt w:val="decimal"/>
      <w:lvlText w:val="%1.%2.%3"/>
      <w:lvlJc w:val="left"/>
      <w:pPr>
        <w:tabs>
          <w:tab w:val="num" w:pos="1680"/>
        </w:tabs>
        <w:ind w:left="1680" w:hanging="720"/>
      </w:pPr>
      <w:rPr>
        <w:rFonts w:hint="default"/>
      </w:rPr>
    </w:lvl>
    <w:lvl w:ilvl="3">
      <w:start w:val="1"/>
      <w:numFmt w:val="decimal"/>
      <w:lvlText w:val="%1.%2.%3.%4"/>
      <w:lvlJc w:val="left"/>
      <w:pPr>
        <w:tabs>
          <w:tab w:val="num" w:pos="2160"/>
        </w:tabs>
        <w:ind w:left="2160" w:hanging="72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14" w15:restartNumberingAfterBreak="0">
    <w:nsid w:val="320A6F39"/>
    <w:multiLevelType w:val="multilevel"/>
    <w:tmpl w:val="5BA4FFEA"/>
    <w:lvl w:ilvl="0">
      <w:start w:val="3"/>
      <w:numFmt w:val="decimal"/>
      <w:lvlText w:val="%1"/>
      <w:lvlJc w:val="left"/>
      <w:pPr>
        <w:tabs>
          <w:tab w:val="num" w:pos="480"/>
        </w:tabs>
        <w:ind w:left="480" w:hanging="480"/>
      </w:pPr>
      <w:rPr>
        <w:rFonts w:hint="default"/>
      </w:rPr>
    </w:lvl>
    <w:lvl w:ilvl="1">
      <w:start w:val="8"/>
      <w:numFmt w:val="decimal"/>
      <w:lvlText w:val="%1.%2"/>
      <w:lvlJc w:val="left"/>
      <w:pPr>
        <w:tabs>
          <w:tab w:val="num" w:pos="786"/>
        </w:tabs>
        <w:ind w:left="786" w:hanging="480"/>
      </w:pPr>
      <w:rPr>
        <w:rFonts w:hint="default"/>
      </w:rPr>
    </w:lvl>
    <w:lvl w:ilvl="2">
      <w:start w:val="1"/>
      <w:numFmt w:val="decimal"/>
      <w:lvlText w:val="%1.%2.%3"/>
      <w:lvlJc w:val="left"/>
      <w:pPr>
        <w:tabs>
          <w:tab w:val="num" w:pos="1332"/>
        </w:tabs>
        <w:ind w:left="1332" w:hanging="720"/>
      </w:pPr>
      <w:rPr>
        <w:rFonts w:hint="default"/>
      </w:rPr>
    </w:lvl>
    <w:lvl w:ilvl="3">
      <w:start w:val="1"/>
      <w:numFmt w:val="decimal"/>
      <w:lvlText w:val="%1.%2.%3.%4"/>
      <w:lvlJc w:val="left"/>
      <w:pPr>
        <w:tabs>
          <w:tab w:val="num" w:pos="1638"/>
        </w:tabs>
        <w:ind w:left="1638" w:hanging="720"/>
      </w:pPr>
      <w:rPr>
        <w:rFonts w:hint="default"/>
      </w:rPr>
    </w:lvl>
    <w:lvl w:ilvl="4">
      <w:start w:val="1"/>
      <w:numFmt w:val="decimal"/>
      <w:lvlText w:val="%1.%2.%3.%4.%5"/>
      <w:lvlJc w:val="left"/>
      <w:pPr>
        <w:tabs>
          <w:tab w:val="num" w:pos="2304"/>
        </w:tabs>
        <w:ind w:left="2304" w:hanging="1080"/>
      </w:pPr>
      <w:rPr>
        <w:rFonts w:hint="default"/>
      </w:rPr>
    </w:lvl>
    <w:lvl w:ilvl="5">
      <w:start w:val="1"/>
      <w:numFmt w:val="decimal"/>
      <w:lvlText w:val="%1.%2.%3.%4.%5.%6"/>
      <w:lvlJc w:val="left"/>
      <w:pPr>
        <w:tabs>
          <w:tab w:val="num" w:pos="2610"/>
        </w:tabs>
        <w:ind w:left="2610" w:hanging="1080"/>
      </w:pPr>
      <w:rPr>
        <w:rFonts w:hint="default"/>
      </w:rPr>
    </w:lvl>
    <w:lvl w:ilvl="6">
      <w:start w:val="1"/>
      <w:numFmt w:val="decimal"/>
      <w:lvlText w:val="%1.%2.%3.%4.%5.%6.%7"/>
      <w:lvlJc w:val="left"/>
      <w:pPr>
        <w:tabs>
          <w:tab w:val="num" w:pos="3276"/>
        </w:tabs>
        <w:ind w:left="3276" w:hanging="1440"/>
      </w:pPr>
      <w:rPr>
        <w:rFonts w:hint="default"/>
      </w:rPr>
    </w:lvl>
    <w:lvl w:ilvl="7">
      <w:start w:val="1"/>
      <w:numFmt w:val="decimal"/>
      <w:lvlText w:val="%1.%2.%3.%4.%5.%6.%7.%8"/>
      <w:lvlJc w:val="left"/>
      <w:pPr>
        <w:tabs>
          <w:tab w:val="num" w:pos="3582"/>
        </w:tabs>
        <w:ind w:left="3582" w:hanging="1440"/>
      </w:pPr>
      <w:rPr>
        <w:rFonts w:hint="default"/>
      </w:rPr>
    </w:lvl>
    <w:lvl w:ilvl="8">
      <w:start w:val="1"/>
      <w:numFmt w:val="decimal"/>
      <w:lvlText w:val="%1.%2.%3.%4.%5.%6.%7.%8.%9"/>
      <w:lvlJc w:val="left"/>
      <w:pPr>
        <w:tabs>
          <w:tab w:val="num" w:pos="4248"/>
        </w:tabs>
        <w:ind w:left="4248" w:hanging="1800"/>
      </w:pPr>
      <w:rPr>
        <w:rFonts w:hint="default"/>
      </w:rPr>
    </w:lvl>
  </w:abstractNum>
  <w:abstractNum w:abstractNumId="15" w15:restartNumberingAfterBreak="0">
    <w:nsid w:val="33C07CC7"/>
    <w:multiLevelType w:val="multilevel"/>
    <w:tmpl w:val="7D024E20"/>
    <w:lvl w:ilvl="0">
      <w:start w:val="6"/>
      <w:numFmt w:val="decimal"/>
      <w:lvlText w:val="%1"/>
      <w:lvlJc w:val="left"/>
      <w:pPr>
        <w:tabs>
          <w:tab w:val="num" w:pos="720"/>
        </w:tabs>
        <w:ind w:left="720" w:hanging="720"/>
      </w:pPr>
      <w:rPr>
        <w:rFonts w:hint="default"/>
      </w:rPr>
    </w:lvl>
    <w:lvl w:ilvl="1">
      <w:start w:val="7"/>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415F0DC4"/>
    <w:multiLevelType w:val="hybridMultilevel"/>
    <w:tmpl w:val="EBFE2E14"/>
    <w:lvl w:ilvl="0" w:tplc="9FECC08A">
      <w:start w:val="6"/>
      <w:numFmt w:val="bullet"/>
      <w:lvlText w:val="-"/>
      <w:lvlJc w:val="left"/>
      <w:pPr>
        <w:ind w:left="2526" w:hanging="360"/>
      </w:pPr>
      <w:rPr>
        <w:rFonts w:ascii="Calibri" w:eastAsia="Times New Roman" w:hAnsi="Calibri" w:cs="Times New Roman" w:hint="default"/>
      </w:rPr>
    </w:lvl>
    <w:lvl w:ilvl="1" w:tplc="04090003" w:tentative="1">
      <w:start w:val="1"/>
      <w:numFmt w:val="bullet"/>
      <w:lvlText w:val="o"/>
      <w:lvlJc w:val="left"/>
      <w:pPr>
        <w:ind w:left="3246" w:hanging="360"/>
      </w:pPr>
      <w:rPr>
        <w:rFonts w:ascii="Courier New" w:hAnsi="Courier New" w:cs="Courier New" w:hint="default"/>
      </w:rPr>
    </w:lvl>
    <w:lvl w:ilvl="2" w:tplc="04090005" w:tentative="1">
      <w:start w:val="1"/>
      <w:numFmt w:val="bullet"/>
      <w:lvlText w:val=""/>
      <w:lvlJc w:val="left"/>
      <w:pPr>
        <w:ind w:left="3966" w:hanging="360"/>
      </w:pPr>
      <w:rPr>
        <w:rFonts w:ascii="Wingdings" w:hAnsi="Wingdings" w:hint="default"/>
      </w:rPr>
    </w:lvl>
    <w:lvl w:ilvl="3" w:tplc="04090001" w:tentative="1">
      <w:start w:val="1"/>
      <w:numFmt w:val="bullet"/>
      <w:lvlText w:val=""/>
      <w:lvlJc w:val="left"/>
      <w:pPr>
        <w:ind w:left="4686" w:hanging="360"/>
      </w:pPr>
      <w:rPr>
        <w:rFonts w:ascii="Symbol" w:hAnsi="Symbol" w:hint="default"/>
      </w:rPr>
    </w:lvl>
    <w:lvl w:ilvl="4" w:tplc="04090003" w:tentative="1">
      <w:start w:val="1"/>
      <w:numFmt w:val="bullet"/>
      <w:lvlText w:val="o"/>
      <w:lvlJc w:val="left"/>
      <w:pPr>
        <w:ind w:left="5406" w:hanging="360"/>
      </w:pPr>
      <w:rPr>
        <w:rFonts w:ascii="Courier New" w:hAnsi="Courier New" w:cs="Courier New" w:hint="default"/>
      </w:rPr>
    </w:lvl>
    <w:lvl w:ilvl="5" w:tplc="04090005" w:tentative="1">
      <w:start w:val="1"/>
      <w:numFmt w:val="bullet"/>
      <w:lvlText w:val=""/>
      <w:lvlJc w:val="left"/>
      <w:pPr>
        <w:ind w:left="6126" w:hanging="360"/>
      </w:pPr>
      <w:rPr>
        <w:rFonts w:ascii="Wingdings" w:hAnsi="Wingdings" w:hint="default"/>
      </w:rPr>
    </w:lvl>
    <w:lvl w:ilvl="6" w:tplc="04090001" w:tentative="1">
      <w:start w:val="1"/>
      <w:numFmt w:val="bullet"/>
      <w:lvlText w:val=""/>
      <w:lvlJc w:val="left"/>
      <w:pPr>
        <w:ind w:left="6846" w:hanging="360"/>
      </w:pPr>
      <w:rPr>
        <w:rFonts w:ascii="Symbol" w:hAnsi="Symbol" w:hint="default"/>
      </w:rPr>
    </w:lvl>
    <w:lvl w:ilvl="7" w:tplc="04090003" w:tentative="1">
      <w:start w:val="1"/>
      <w:numFmt w:val="bullet"/>
      <w:lvlText w:val="o"/>
      <w:lvlJc w:val="left"/>
      <w:pPr>
        <w:ind w:left="7566" w:hanging="360"/>
      </w:pPr>
      <w:rPr>
        <w:rFonts w:ascii="Courier New" w:hAnsi="Courier New" w:cs="Courier New" w:hint="default"/>
      </w:rPr>
    </w:lvl>
    <w:lvl w:ilvl="8" w:tplc="04090005" w:tentative="1">
      <w:start w:val="1"/>
      <w:numFmt w:val="bullet"/>
      <w:lvlText w:val=""/>
      <w:lvlJc w:val="left"/>
      <w:pPr>
        <w:ind w:left="8286" w:hanging="360"/>
      </w:pPr>
      <w:rPr>
        <w:rFonts w:ascii="Wingdings" w:hAnsi="Wingdings" w:hint="default"/>
      </w:rPr>
    </w:lvl>
  </w:abstractNum>
  <w:abstractNum w:abstractNumId="17" w15:restartNumberingAfterBreak="0">
    <w:nsid w:val="418706C9"/>
    <w:multiLevelType w:val="multilevel"/>
    <w:tmpl w:val="DC543CAA"/>
    <w:lvl w:ilvl="0">
      <w:start w:val="6"/>
      <w:numFmt w:val="decimal"/>
      <w:lvlText w:val="%1"/>
      <w:lvlJc w:val="left"/>
      <w:pPr>
        <w:tabs>
          <w:tab w:val="num" w:pos="720"/>
        </w:tabs>
        <w:ind w:left="720" w:hanging="720"/>
      </w:pPr>
      <w:rPr>
        <w:rFonts w:hint="default"/>
      </w:rPr>
    </w:lvl>
    <w:lvl w:ilvl="1">
      <w:start w:val="8"/>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8" w15:restartNumberingAfterBreak="0">
    <w:nsid w:val="422D681F"/>
    <w:multiLevelType w:val="multilevel"/>
    <w:tmpl w:val="0D8E85A4"/>
    <w:lvl w:ilvl="0">
      <w:start w:val="4"/>
      <w:numFmt w:val="decimal"/>
      <w:lvlText w:val="%1"/>
      <w:lvlJc w:val="left"/>
      <w:pPr>
        <w:tabs>
          <w:tab w:val="num" w:pos="630"/>
        </w:tabs>
        <w:ind w:left="630" w:hanging="630"/>
      </w:pPr>
      <w:rPr>
        <w:rFonts w:hint="default"/>
      </w:rPr>
    </w:lvl>
    <w:lvl w:ilvl="1">
      <w:start w:val="4"/>
      <w:numFmt w:val="decimal"/>
      <w:lvlText w:val="%1.%2"/>
      <w:lvlJc w:val="left"/>
      <w:pPr>
        <w:tabs>
          <w:tab w:val="num" w:pos="990"/>
        </w:tabs>
        <w:ind w:left="990" w:hanging="63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45C278E7"/>
    <w:multiLevelType w:val="multilevel"/>
    <w:tmpl w:val="34D8D17C"/>
    <w:lvl w:ilvl="0">
      <w:start w:val="6"/>
      <w:numFmt w:val="decimal"/>
      <w:lvlText w:val="%1."/>
      <w:lvlJc w:val="left"/>
      <w:pPr>
        <w:tabs>
          <w:tab w:val="num" w:pos="1080"/>
        </w:tabs>
        <w:ind w:left="1080" w:hanging="1080"/>
      </w:pPr>
      <w:rPr>
        <w:rFonts w:hint="default"/>
      </w:rPr>
    </w:lvl>
    <w:lvl w:ilvl="1">
      <w:start w:val="3"/>
      <w:numFmt w:val="decimal"/>
      <w:lvlText w:val="%1.%2."/>
      <w:lvlJc w:val="left"/>
      <w:pPr>
        <w:tabs>
          <w:tab w:val="num" w:pos="1560"/>
        </w:tabs>
        <w:ind w:left="1560" w:hanging="1080"/>
      </w:pPr>
      <w:rPr>
        <w:rFonts w:hint="default"/>
      </w:rPr>
    </w:lvl>
    <w:lvl w:ilvl="2">
      <w:start w:val="1"/>
      <w:numFmt w:val="decimal"/>
      <w:lvlText w:val="%1.%2.%3."/>
      <w:lvlJc w:val="left"/>
      <w:pPr>
        <w:tabs>
          <w:tab w:val="num" w:pos="2040"/>
        </w:tabs>
        <w:ind w:left="2040" w:hanging="1080"/>
      </w:pPr>
      <w:rPr>
        <w:rFonts w:hint="default"/>
      </w:rPr>
    </w:lvl>
    <w:lvl w:ilvl="3">
      <w:start w:val="2"/>
      <w:numFmt w:val="decimal"/>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20" w15:restartNumberingAfterBreak="0">
    <w:nsid w:val="4AF55F5A"/>
    <w:multiLevelType w:val="multilevel"/>
    <w:tmpl w:val="A64C22A4"/>
    <w:lvl w:ilvl="0">
      <w:start w:val="6"/>
      <w:numFmt w:val="decimal"/>
      <w:lvlText w:val="%1"/>
      <w:lvlJc w:val="left"/>
      <w:pPr>
        <w:tabs>
          <w:tab w:val="num" w:pos="1080"/>
        </w:tabs>
        <w:ind w:left="1080" w:hanging="1080"/>
      </w:pPr>
      <w:rPr>
        <w:rFonts w:hint="default"/>
      </w:rPr>
    </w:lvl>
    <w:lvl w:ilvl="1">
      <w:start w:val="2"/>
      <w:numFmt w:val="decimal"/>
      <w:lvlText w:val="%1.%2"/>
      <w:lvlJc w:val="left"/>
      <w:pPr>
        <w:tabs>
          <w:tab w:val="num" w:pos="1560"/>
        </w:tabs>
        <w:ind w:left="1560" w:hanging="1080"/>
      </w:pPr>
      <w:rPr>
        <w:rFonts w:hint="default"/>
      </w:rPr>
    </w:lvl>
    <w:lvl w:ilvl="2">
      <w:start w:val="4"/>
      <w:numFmt w:val="decimal"/>
      <w:lvlText w:val="%1.%2.%3"/>
      <w:lvlJc w:val="left"/>
      <w:pPr>
        <w:tabs>
          <w:tab w:val="num" w:pos="2040"/>
        </w:tabs>
        <w:ind w:left="2040" w:hanging="1080"/>
      </w:pPr>
      <w:rPr>
        <w:rFonts w:hint="default"/>
      </w:rPr>
    </w:lvl>
    <w:lvl w:ilvl="3">
      <w:start w:val="4"/>
      <w:numFmt w:val="decimal"/>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21" w15:restartNumberingAfterBreak="0">
    <w:nsid w:val="4E9F639E"/>
    <w:multiLevelType w:val="multilevel"/>
    <w:tmpl w:val="EAB00A44"/>
    <w:lvl w:ilvl="0">
      <w:start w:val="4"/>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51A733CF"/>
    <w:multiLevelType w:val="multilevel"/>
    <w:tmpl w:val="85BE6370"/>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529A20B0"/>
    <w:multiLevelType w:val="multilevel"/>
    <w:tmpl w:val="5DCCDE32"/>
    <w:lvl w:ilvl="0">
      <w:start w:val="6"/>
      <w:numFmt w:val="decimal"/>
      <w:lvlText w:val="%1"/>
      <w:lvlJc w:val="left"/>
      <w:pPr>
        <w:tabs>
          <w:tab w:val="num" w:pos="720"/>
        </w:tabs>
        <w:ind w:left="720" w:hanging="720"/>
      </w:pPr>
      <w:rPr>
        <w:rFonts w:hint="default"/>
      </w:rPr>
    </w:lvl>
    <w:lvl w:ilvl="1">
      <w:start w:val="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2"/>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4" w15:restartNumberingAfterBreak="0">
    <w:nsid w:val="533C70CC"/>
    <w:multiLevelType w:val="multilevel"/>
    <w:tmpl w:val="08FABCE4"/>
    <w:lvl w:ilvl="0">
      <w:start w:val="6"/>
      <w:numFmt w:val="decimal"/>
      <w:lvlText w:val="%1"/>
      <w:lvlJc w:val="left"/>
      <w:pPr>
        <w:tabs>
          <w:tab w:val="num" w:pos="660"/>
        </w:tabs>
        <w:ind w:left="660" w:hanging="660"/>
      </w:pPr>
      <w:rPr>
        <w:rFonts w:hint="default"/>
      </w:rPr>
    </w:lvl>
    <w:lvl w:ilvl="1">
      <w:start w:val="2"/>
      <w:numFmt w:val="decimal"/>
      <w:lvlText w:val="%1.%2"/>
      <w:lvlJc w:val="left"/>
      <w:pPr>
        <w:tabs>
          <w:tab w:val="num" w:pos="1620"/>
        </w:tabs>
        <w:ind w:left="1620" w:hanging="660"/>
      </w:pPr>
      <w:rPr>
        <w:rFonts w:hint="default"/>
      </w:rPr>
    </w:lvl>
    <w:lvl w:ilvl="2">
      <w:start w:val="4"/>
      <w:numFmt w:val="decimal"/>
      <w:lvlText w:val="%1.%2.%3"/>
      <w:lvlJc w:val="left"/>
      <w:pPr>
        <w:tabs>
          <w:tab w:val="num" w:pos="2640"/>
        </w:tabs>
        <w:ind w:left="2640" w:hanging="720"/>
      </w:pPr>
      <w:rPr>
        <w:rFonts w:hint="default"/>
      </w:rPr>
    </w:lvl>
    <w:lvl w:ilvl="3">
      <w:start w:val="3"/>
      <w:numFmt w:val="decimal"/>
      <w:lvlText w:val="%1.%2.%3.%4"/>
      <w:lvlJc w:val="left"/>
      <w:pPr>
        <w:tabs>
          <w:tab w:val="num" w:pos="3600"/>
        </w:tabs>
        <w:ind w:left="3600" w:hanging="720"/>
      </w:pPr>
      <w:rPr>
        <w:rFonts w:hint="default"/>
      </w:rPr>
    </w:lvl>
    <w:lvl w:ilvl="4">
      <w:start w:val="1"/>
      <w:numFmt w:val="decimal"/>
      <w:lvlText w:val="%1.%2.%3.%4.%5"/>
      <w:lvlJc w:val="left"/>
      <w:pPr>
        <w:tabs>
          <w:tab w:val="num" w:pos="4920"/>
        </w:tabs>
        <w:ind w:left="4920" w:hanging="1080"/>
      </w:pPr>
      <w:rPr>
        <w:rFonts w:hint="default"/>
      </w:rPr>
    </w:lvl>
    <w:lvl w:ilvl="5">
      <w:start w:val="1"/>
      <w:numFmt w:val="decimal"/>
      <w:lvlText w:val="%1.%2.%3.%4.%5.%6"/>
      <w:lvlJc w:val="left"/>
      <w:pPr>
        <w:tabs>
          <w:tab w:val="num" w:pos="5880"/>
        </w:tabs>
        <w:ind w:left="5880" w:hanging="108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8160"/>
        </w:tabs>
        <w:ind w:left="8160" w:hanging="1440"/>
      </w:pPr>
      <w:rPr>
        <w:rFonts w:hint="default"/>
      </w:rPr>
    </w:lvl>
    <w:lvl w:ilvl="8">
      <w:start w:val="1"/>
      <w:numFmt w:val="decimal"/>
      <w:lvlText w:val="%1.%2.%3.%4.%5.%6.%7.%8.%9"/>
      <w:lvlJc w:val="left"/>
      <w:pPr>
        <w:tabs>
          <w:tab w:val="num" w:pos="9480"/>
        </w:tabs>
        <w:ind w:left="9480" w:hanging="1800"/>
      </w:pPr>
      <w:rPr>
        <w:rFonts w:hint="default"/>
      </w:rPr>
    </w:lvl>
  </w:abstractNum>
  <w:abstractNum w:abstractNumId="25" w15:restartNumberingAfterBreak="0">
    <w:nsid w:val="57F75D3F"/>
    <w:multiLevelType w:val="multilevel"/>
    <w:tmpl w:val="F5C05A68"/>
    <w:lvl w:ilvl="0">
      <w:start w:val="6"/>
      <w:numFmt w:val="decimal"/>
      <w:lvlText w:val="%1"/>
      <w:lvlJc w:val="left"/>
      <w:pPr>
        <w:tabs>
          <w:tab w:val="num" w:pos="660"/>
        </w:tabs>
        <w:ind w:left="660" w:hanging="660"/>
      </w:pPr>
      <w:rPr>
        <w:rFonts w:hint="default"/>
      </w:rPr>
    </w:lvl>
    <w:lvl w:ilvl="1">
      <w:start w:val="2"/>
      <w:numFmt w:val="decimal"/>
      <w:lvlText w:val="%1.%2"/>
      <w:lvlJc w:val="left"/>
      <w:pPr>
        <w:tabs>
          <w:tab w:val="num" w:pos="1140"/>
        </w:tabs>
        <w:ind w:left="1140" w:hanging="660"/>
      </w:pPr>
      <w:rPr>
        <w:rFonts w:hint="default"/>
      </w:rPr>
    </w:lvl>
    <w:lvl w:ilvl="2">
      <w:start w:val="4"/>
      <w:numFmt w:val="decimal"/>
      <w:lvlText w:val="%1.%2.%3"/>
      <w:lvlJc w:val="left"/>
      <w:pPr>
        <w:tabs>
          <w:tab w:val="num" w:pos="1680"/>
        </w:tabs>
        <w:ind w:left="1680" w:hanging="720"/>
      </w:pPr>
      <w:rPr>
        <w:rFonts w:hint="default"/>
      </w:rPr>
    </w:lvl>
    <w:lvl w:ilvl="3">
      <w:start w:val="3"/>
      <w:numFmt w:val="decimal"/>
      <w:lvlText w:val="%1.%2.%3.%4"/>
      <w:lvlJc w:val="left"/>
      <w:pPr>
        <w:tabs>
          <w:tab w:val="num" w:pos="2160"/>
        </w:tabs>
        <w:ind w:left="2160" w:hanging="72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26" w15:restartNumberingAfterBreak="0">
    <w:nsid w:val="613E5F84"/>
    <w:multiLevelType w:val="hybridMultilevel"/>
    <w:tmpl w:val="9E661B28"/>
    <w:lvl w:ilvl="0" w:tplc="9AC642F2">
      <w:start w:val="6"/>
      <w:numFmt w:val="bullet"/>
      <w:lvlText w:val="-"/>
      <w:lvlJc w:val="left"/>
      <w:pPr>
        <w:ind w:left="2526" w:hanging="360"/>
      </w:pPr>
      <w:rPr>
        <w:rFonts w:ascii="Calibri" w:eastAsia="Times New Roman" w:hAnsi="Calibri" w:cs="Times New Roman" w:hint="default"/>
      </w:rPr>
    </w:lvl>
    <w:lvl w:ilvl="1" w:tplc="04090003" w:tentative="1">
      <w:start w:val="1"/>
      <w:numFmt w:val="bullet"/>
      <w:lvlText w:val="o"/>
      <w:lvlJc w:val="left"/>
      <w:pPr>
        <w:ind w:left="3246" w:hanging="360"/>
      </w:pPr>
      <w:rPr>
        <w:rFonts w:ascii="Courier New" w:hAnsi="Courier New" w:cs="Courier New" w:hint="default"/>
      </w:rPr>
    </w:lvl>
    <w:lvl w:ilvl="2" w:tplc="04090005" w:tentative="1">
      <w:start w:val="1"/>
      <w:numFmt w:val="bullet"/>
      <w:lvlText w:val=""/>
      <w:lvlJc w:val="left"/>
      <w:pPr>
        <w:ind w:left="3966" w:hanging="360"/>
      </w:pPr>
      <w:rPr>
        <w:rFonts w:ascii="Wingdings" w:hAnsi="Wingdings" w:hint="default"/>
      </w:rPr>
    </w:lvl>
    <w:lvl w:ilvl="3" w:tplc="04090001" w:tentative="1">
      <w:start w:val="1"/>
      <w:numFmt w:val="bullet"/>
      <w:lvlText w:val=""/>
      <w:lvlJc w:val="left"/>
      <w:pPr>
        <w:ind w:left="4686" w:hanging="360"/>
      </w:pPr>
      <w:rPr>
        <w:rFonts w:ascii="Symbol" w:hAnsi="Symbol" w:hint="default"/>
      </w:rPr>
    </w:lvl>
    <w:lvl w:ilvl="4" w:tplc="04090003" w:tentative="1">
      <w:start w:val="1"/>
      <w:numFmt w:val="bullet"/>
      <w:lvlText w:val="o"/>
      <w:lvlJc w:val="left"/>
      <w:pPr>
        <w:ind w:left="5406" w:hanging="360"/>
      </w:pPr>
      <w:rPr>
        <w:rFonts w:ascii="Courier New" w:hAnsi="Courier New" w:cs="Courier New" w:hint="default"/>
      </w:rPr>
    </w:lvl>
    <w:lvl w:ilvl="5" w:tplc="04090005" w:tentative="1">
      <w:start w:val="1"/>
      <w:numFmt w:val="bullet"/>
      <w:lvlText w:val=""/>
      <w:lvlJc w:val="left"/>
      <w:pPr>
        <w:ind w:left="6126" w:hanging="360"/>
      </w:pPr>
      <w:rPr>
        <w:rFonts w:ascii="Wingdings" w:hAnsi="Wingdings" w:hint="default"/>
      </w:rPr>
    </w:lvl>
    <w:lvl w:ilvl="6" w:tplc="04090001" w:tentative="1">
      <w:start w:val="1"/>
      <w:numFmt w:val="bullet"/>
      <w:lvlText w:val=""/>
      <w:lvlJc w:val="left"/>
      <w:pPr>
        <w:ind w:left="6846" w:hanging="360"/>
      </w:pPr>
      <w:rPr>
        <w:rFonts w:ascii="Symbol" w:hAnsi="Symbol" w:hint="default"/>
      </w:rPr>
    </w:lvl>
    <w:lvl w:ilvl="7" w:tplc="04090003" w:tentative="1">
      <w:start w:val="1"/>
      <w:numFmt w:val="bullet"/>
      <w:lvlText w:val="o"/>
      <w:lvlJc w:val="left"/>
      <w:pPr>
        <w:ind w:left="7566" w:hanging="360"/>
      </w:pPr>
      <w:rPr>
        <w:rFonts w:ascii="Courier New" w:hAnsi="Courier New" w:cs="Courier New" w:hint="default"/>
      </w:rPr>
    </w:lvl>
    <w:lvl w:ilvl="8" w:tplc="04090005" w:tentative="1">
      <w:start w:val="1"/>
      <w:numFmt w:val="bullet"/>
      <w:lvlText w:val=""/>
      <w:lvlJc w:val="left"/>
      <w:pPr>
        <w:ind w:left="8286" w:hanging="360"/>
      </w:pPr>
      <w:rPr>
        <w:rFonts w:ascii="Wingdings" w:hAnsi="Wingdings" w:hint="default"/>
      </w:rPr>
    </w:lvl>
  </w:abstractNum>
  <w:abstractNum w:abstractNumId="27" w15:restartNumberingAfterBreak="0">
    <w:nsid w:val="61E83B52"/>
    <w:multiLevelType w:val="multilevel"/>
    <w:tmpl w:val="173E17A4"/>
    <w:lvl w:ilvl="0">
      <w:start w:val="4"/>
      <w:numFmt w:val="decimal"/>
      <w:lvlText w:val="%1"/>
      <w:lvlJc w:val="left"/>
      <w:pPr>
        <w:tabs>
          <w:tab w:val="num" w:pos="1080"/>
        </w:tabs>
        <w:ind w:left="1080" w:hanging="1080"/>
      </w:pPr>
      <w:rPr>
        <w:rFonts w:ascii="CG Times" w:hAnsi="CG Times" w:hint="default"/>
      </w:rPr>
    </w:lvl>
    <w:lvl w:ilvl="1">
      <w:start w:val="2"/>
      <w:numFmt w:val="decimal"/>
      <w:lvlText w:val="%1.%2"/>
      <w:lvlJc w:val="left"/>
      <w:pPr>
        <w:tabs>
          <w:tab w:val="num" w:pos="1560"/>
        </w:tabs>
        <w:ind w:left="1560" w:hanging="1080"/>
      </w:pPr>
      <w:rPr>
        <w:rFonts w:ascii="CG Times" w:hAnsi="CG Times" w:hint="default"/>
      </w:rPr>
    </w:lvl>
    <w:lvl w:ilvl="2">
      <w:start w:val="2"/>
      <w:numFmt w:val="decimal"/>
      <w:lvlText w:val="%1.%2.%3"/>
      <w:lvlJc w:val="left"/>
      <w:pPr>
        <w:tabs>
          <w:tab w:val="num" w:pos="2040"/>
        </w:tabs>
        <w:ind w:left="2040" w:hanging="1080"/>
      </w:pPr>
      <w:rPr>
        <w:rFonts w:ascii="CG Times" w:hAnsi="CG Times" w:hint="default"/>
      </w:rPr>
    </w:lvl>
    <w:lvl w:ilvl="3">
      <w:start w:val="2"/>
      <w:numFmt w:val="decimal"/>
      <w:lvlText w:val="%1.%2.%3.%4"/>
      <w:lvlJc w:val="left"/>
      <w:pPr>
        <w:tabs>
          <w:tab w:val="num" w:pos="2520"/>
        </w:tabs>
        <w:ind w:left="2520" w:hanging="1080"/>
      </w:pPr>
      <w:rPr>
        <w:rFonts w:ascii="CG Times" w:hAnsi="CG Times" w:hint="default"/>
      </w:rPr>
    </w:lvl>
    <w:lvl w:ilvl="4">
      <w:start w:val="1"/>
      <w:numFmt w:val="decimal"/>
      <w:lvlText w:val="%1.%2.%3.%4.%5"/>
      <w:lvlJc w:val="left"/>
      <w:pPr>
        <w:tabs>
          <w:tab w:val="num" w:pos="3000"/>
        </w:tabs>
        <w:ind w:left="3000" w:hanging="1080"/>
      </w:pPr>
      <w:rPr>
        <w:rFonts w:ascii="CG Times" w:hAnsi="CG Times" w:hint="default"/>
      </w:rPr>
    </w:lvl>
    <w:lvl w:ilvl="5">
      <w:start w:val="1"/>
      <w:numFmt w:val="decimal"/>
      <w:lvlText w:val="%1.%2.%3.%4.%5.%6"/>
      <w:lvlJc w:val="left"/>
      <w:pPr>
        <w:tabs>
          <w:tab w:val="num" w:pos="3840"/>
        </w:tabs>
        <w:ind w:left="3840" w:hanging="1440"/>
      </w:pPr>
      <w:rPr>
        <w:rFonts w:ascii="CG Times" w:hAnsi="CG Times" w:hint="default"/>
      </w:rPr>
    </w:lvl>
    <w:lvl w:ilvl="6">
      <w:start w:val="1"/>
      <w:numFmt w:val="decimal"/>
      <w:lvlText w:val="%1.%2.%3.%4.%5.%6.%7"/>
      <w:lvlJc w:val="left"/>
      <w:pPr>
        <w:tabs>
          <w:tab w:val="num" w:pos="4320"/>
        </w:tabs>
        <w:ind w:left="4320" w:hanging="1440"/>
      </w:pPr>
      <w:rPr>
        <w:rFonts w:ascii="CG Times" w:hAnsi="CG Times" w:hint="default"/>
      </w:rPr>
    </w:lvl>
    <w:lvl w:ilvl="7">
      <w:start w:val="1"/>
      <w:numFmt w:val="decimal"/>
      <w:lvlText w:val="%1.%2.%3.%4.%5.%6.%7.%8"/>
      <w:lvlJc w:val="left"/>
      <w:pPr>
        <w:tabs>
          <w:tab w:val="num" w:pos="5160"/>
        </w:tabs>
        <w:ind w:left="5160" w:hanging="1800"/>
      </w:pPr>
      <w:rPr>
        <w:rFonts w:ascii="CG Times" w:hAnsi="CG Times" w:hint="default"/>
      </w:rPr>
    </w:lvl>
    <w:lvl w:ilvl="8">
      <w:start w:val="1"/>
      <w:numFmt w:val="decimal"/>
      <w:lvlText w:val="%1.%2.%3.%4.%5.%6.%7.%8.%9"/>
      <w:lvlJc w:val="left"/>
      <w:pPr>
        <w:tabs>
          <w:tab w:val="num" w:pos="5640"/>
        </w:tabs>
        <w:ind w:left="5640" w:hanging="1800"/>
      </w:pPr>
      <w:rPr>
        <w:rFonts w:ascii="CG Times" w:hAnsi="CG Times" w:hint="default"/>
      </w:rPr>
    </w:lvl>
  </w:abstractNum>
  <w:abstractNum w:abstractNumId="28" w15:restartNumberingAfterBreak="0">
    <w:nsid w:val="63B575ED"/>
    <w:multiLevelType w:val="multilevel"/>
    <w:tmpl w:val="72ACABDC"/>
    <w:lvl w:ilvl="0">
      <w:start w:val="6"/>
      <w:numFmt w:val="decimal"/>
      <w:lvlText w:val="%1"/>
      <w:lvlJc w:val="left"/>
      <w:pPr>
        <w:tabs>
          <w:tab w:val="num" w:pos="1080"/>
        </w:tabs>
        <w:ind w:left="1080" w:hanging="1080"/>
      </w:pPr>
      <w:rPr>
        <w:rFonts w:hint="default"/>
      </w:rPr>
    </w:lvl>
    <w:lvl w:ilvl="1">
      <w:start w:val="2"/>
      <w:numFmt w:val="decimal"/>
      <w:lvlText w:val="%1.%2"/>
      <w:lvlJc w:val="left"/>
      <w:pPr>
        <w:tabs>
          <w:tab w:val="num" w:pos="1560"/>
        </w:tabs>
        <w:ind w:left="1560" w:hanging="1080"/>
      </w:pPr>
      <w:rPr>
        <w:rFonts w:hint="default"/>
      </w:rPr>
    </w:lvl>
    <w:lvl w:ilvl="2">
      <w:start w:val="4"/>
      <w:numFmt w:val="decimal"/>
      <w:lvlText w:val="%1.%2.%3"/>
      <w:lvlJc w:val="left"/>
      <w:pPr>
        <w:tabs>
          <w:tab w:val="num" w:pos="2040"/>
        </w:tabs>
        <w:ind w:left="2040" w:hanging="1080"/>
      </w:pPr>
      <w:rPr>
        <w:rFonts w:hint="default"/>
      </w:rPr>
    </w:lvl>
    <w:lvl w:ilvl="3">
      <w:start w:val="4"/>
      <w:numFmt w:val="decimal"/>
      <w:lvlRestart w:val="0"/>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29" w15:restartNumberingAfterBreak="0">
    <w:nsid w:val="716D37B6"/>
    <w:multiLevelType w:val="multilevel"/>
    <w:tmpl w:val="F336F246"/>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1080"/>
        </w:tabs>
        <w:ind w:left="1080" w:hanging="720"/>
      </w:pPr>
      <w:rPr>
        <w:rFonts w:hint="default"/>
      </w:rPr>
    </w:lvl>
    <w:lvl w:ilvl="2">
      <w:start w:val="4"/>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0" w15:restartNumberingAfterBreak="0">
    <w:nsid w:val="7B9675C3"/>
    <w:multiLevelType w:val="multilevel"/>
    <w:tmpl w:val="F1D29790"/>
    <w:lvl w:ilvl="0">
      <w:start w:val="4"/>
      <w:numFmt w:val="decimal"/>
      <w:lvlText w:val="%1"/>
      <w:lvlJc w:val="left"/>
      <w:pPr>
        <w:tabs>
          <w:tab w:val="num" w:pos="1080"/>
        </w:tabs>
        <w:ind w:left="1080" w:hanging="1080"/>
      </w:pPr>
      <w:rPr>
        <w:rFonts w:hint="default"/>
      </w:rPr>
    </w:lvl>
    <w:lvl w:ilvl="1">
      <w:start w:val="2"/>
      <w:numFmt w:val="decimal"/>
      <w:lvlText w:val="%1.%2"/>
      <w:lvlJc w:val="left"/>
      <w:pPr>
        <w:tabs>
          <w:tab w:val="num" w:pos="1560"/>
        </w:tabs>
        <w:ind w:left="1560" w:hanging="1080"/>
      </w:pPr>
      <w:rPr>
        <w:rFonts w:hint="default"/>
      </w:rPr>
    </w:lvl>
    <w:lvl w:ilvl="2">
      <w:start w:val="3"/>
      <w:numFmt w:val="decimal"/>
      <w:lvlText w:val="%1.%2.%3"/>
      <w:lvlJc w:val="left"/>
      <w:pPr>
        <w:tabs>
          <w:tab w:val="num" w:pos="2040"/>
        </w:tabs>
        <w:ind w:left="2040" w:hanging="1080"/>
      </w:pPr>
      <w:rPr>
        <w:rFonts w:hint="default"/>
      </w:rPr>
    </w:lvl>
    <w:lvl w:ilvl="3">
      <w:start w:val="2"/>
      <w:numFmt w:val="decimal"/>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num w:numId="1" w16cid:durableId="332225054">
    <w:abstractNumId w:val="12"/>
  </w:num>
  <w:num w:numId="2" w16cid:durableId="1288853757">
    <w:abstractNumId w:val="21"/>
  </w:num>
  <w:num w:numId="3" w16cid:durableId="600531851">
    <w:abstractNumId w:val="9"/>
  </w:num>
  <w:num w:numId="4" w16cid:durableId="1635064935">
    <w:abstractNumId w:val="30"/>
  </w:num>
  <w:num w:numId="5" w16cid:durableId="756512068">
    <w:abstractNumId w:val="4"/>
  </w:num>
  <w:num w:numId="6" w16cid:durableId="1391464660">
    <w:abstractNumId w:val="18"/>
  </w:num>
  <w:num w:numId="7" w16cid:durableId="1341272110">
    <w:abstractNumId w:val="27"/>
  </w:num>
  <w:num w:numId="8" w16cid:durableId="304628013">
    <w:abstractNumId w:val="13"/>
  </w:num>
  <w:num w:numId="9" w16cid:durableId="18748025">
    <w:abstractNumId w:val="11"/>
  </w:num>
  <w:num w:numId="10" w16cid:durableId="2116167673">
    <w:abstractNumId w:val="11"/>
    <w:lvlOverride w:ilvl="0">
      <w:lvl w:ilvl="0">
        <w:start w:val="4"/>
        <w:numFmt w:val="decimal"/>
        <w:lvlText w:val="%1"/>
        <w:lvlJc w:val="left"/>
        <w:pPr>
          <w:tabs>
            <w:tab w:val="num" w:pos="660"/>
          </w:tabs>
          <w:ind w:left="660" w:hanging="660"/>
        </w:pPr>
        <w:rPr>
          <w:rFonts w:hint="default"/>
        </w:rPr>
      </w:lvl>
    </w:lvlOverride>
    <w:lvlOverride w:ilvl="1">
      <w:lvl w:ilvl="1">
        <w:start w:val="2"/>
        <w:numFmt w:val="decimal"/>
        <w:lvlText w:val="%1.%2"/>
        <w:lvlJc w:val="left"/>
        <w:pPr>
          <w:tabs>
            <w:tab w:val="num" w:pos="1050"/>
          </w:tabs>
          <w:ind w:left="1050" w:hanging="660"/>
        </w:pPr>
        <w:rPr>
          <w:rFonts w:hint="default"/>
        </w:rPr>
      </w:lvl>
    </w:lvlOverride>
    <w:lvlOverride w:ilvl="2">
      <w:lvl w:ilvl="2">
        <w:start w:val="2"/>
        <w:numFmt w:val="decimal"/>
        <w:lvlText w:val="%1.%2.%3"/>
        <w:lvlJc w:val="left"/>
        <w:pPr>
          <w:tabs>
            <w:tab w:val="num" w:pos="1500"/>
          </w:tabs>
          <w:ind w:left="1500" w:hanging="720"/>
        </w:pPr>
        <w:rPr>
          <w:rFonts w:hint="default"/>
        </w:rPr>
      </w:lvl>
    </w:lvlOverride>
    <w:lvlOverride w:ilvl="3">
      <w:lvl w:ilvl="3">
        <w:start w:val="1"/>
        <w:numFmt w:val="decimal"/>
        <w:lvlText w:val="6.%2.%3.%4"/>
        <w:lvlJc w:val="left"/>
        <w:pPr>
          <w:tabs>
            <w:tab w:val="num" w:pos="1890"/>
          </w:tabs>
          <w:ind w:left="1890" w:hanging="720"/>
        </w:pPr>
        <w:rPr>
          <w:rFonts w:hint="default"/>
        </w:rPr>
      </w:lvl>
    </w:lvlOverride>
    <w:lvlOverride w:ilvl="4">
      <w:lvl w:ilvl="4">
        <w:start w:val="1"/>
        <w:numFmt w:val="decimal"/>
        <w:lvlText w:val="%1.%2.%3.%4.%5"/>
        <w:lvlJc w:val="left"/>
        <w:pPr>
          <w:tabs>
            <w:tab w:val="num" w:pos="2640"/>
          </w:tabs>
          <w:ind w:left="2640" w:hanging="1080"/>
        </w:pPr>
        <w:rPr>
          <w:rFonts w:hint="default"/>
        </w:rPr>
      </w:lvl>
    </w:lvlOverride>
    <w:lvlOverride w:ilvl="5">
      <w:lvl w:ilvl="5">
        <w:start w:val="1"/>
        <w:numFmt w:val="decimal"/>
        <w:lvlText w:val="%1.%2.%3.%4.%5.%6"/>
        <w:lvlJc w:val="left"/>
        <w:pPr>
          <w:tabs>
            <w:tab w:val="num" w:pos="3030"/>
          </w:tabs>
          <w:ind w:left="3030" w:hanging="1080"/>
        </w:pPr>
        <w:rPr>
          <w:rFonts w:hint="default"/>
        </w:rPr>
      </w:lvl>
    </w:lvlOverride>
    <w:lvlOverride w:ilvl="6">
      <w:lvl w:ilvl="6">
        <w:start w:val="1"/>
        <w:numFmt w:val="decimal"/>
        <w:lvlText w:val="%1.%2.%3.%4.%5.%6.%7"/>
        <w:lvlJc w:val="left"/>
        <w:pPr>
          <w:tabs>
            <w:tab w:val="num" w:pos="3780"/>
          </w:tabs>
          <w:ind w:left="3780" w:hanging="1440"/>
        </w:pPr>
        <w:rPr>
          <w:rFonts w:hint="default"/>
        </w:rPr>
      </w:lvl>
    </w:lvlOverride>
    <w:lvlOverride w:ilvl="7">
      <w:lvl w:ilvl="7">
        <w:start w:val="1"/>
        <w:numFmt w:val="decimal"/>
        <w:lvlText w:val="%1.%2.%3.%4.%5.%6.%7.%8"/>
        <w:lvlJc w:val="left"/>
        <w:pPr>
          <w:tabs>
            <w:tab w:val="num" w:pos="4170"/>
          </w:tabs>
          <w:ind w:left="4170" w:hanging="1440"/>
        </w:pPr>
        <w:rPr>
          <w:rFonts w:hint="default"/>
        </w:rPr>
      </w:lvl>
    </w:lvlOverride>
    <w:lvlOverride w:ilvl="8">
      <w:lvl w:ilvl="8">
        <w:start w:val="1"/>
        <w:numFmt w:val="decimal"/>
        <w:lvlText w:val="%1.%2.%3.%4.%5.%6.%7.%8.%9"/>
        <w:lvlJc w:val="left"/>
        <w:pPr>
          <w:tabs>
            <w:tab w:val="num" w:pos="4920"/>
          </w:tabs>
          <w:ind w:left="4920" w:hanging="1800"/>
        </w:pPr>
        <w:rPr>
          <w:rFonts w:hint="default"/>
        </w:rPr>
      </w:lvl>
    </w:lvlOverride>
  </w:num>
  <w:num w:numId="11" w16cid:durableId="914632605">
    <w:abstractNumId w:val="13"/>
    <w:lvlOverride w:ilvl="0">
      <w:lvl w:ilvl="0">
        <w:start w:val="4"/>
        <w:numFmt w:val="decimal"/>
        <w:lvlText w:val="%1"/>
        <w:lvlJc w:val="left"/>
        <w:pPr>
          <w:tabs>
            <w:tab w:val="num" w:pos="660"/>
          </w:tabs>
          <w:ind w:left="660" w:hanging="660"/>
        </w:pPr>
        <w:rPr>
          <w:rFonts w:hint="default"/>
        </w:rPr>
      </w:lvl>
    </w:lvlOverride>
    <w:lvlOverride w:ilvl="1">
      <w:lvl w:ilvl="1">
        <w:start w:val="2"/>
        <w:numFmt w:val="decimal"/>
        <w:lvlText w:val="%1.%2"/>
        <w:lvlJc w:val="left"/>
        <w:pPr>
          <w:tabs>
            <w:tab w:val="num" w:pos="1140"/>
          </w:tabs>
          <w:ind w:left="1140" w:hanging="660"/>
        </w:pPr>
        <w:rPr>
          <w:rFonts w:hint="default"/>
        </w:rPr>
      </w:lvl>
    </w:lvlOverride>
    <w:lvlOverride w:ilvl="2">
      <w:lvl w:ilvl="2">
        <w:start w:val="3"/>
        <w:numFmt w:val="decimal"/>
        <w:lvlText w:val="6.%2.%3"/>
        <w:lvlJc w:val="left"/>
        <w:pPr>
          <w:tabs>
            <w:tab w:val="num" w:pos="1680"/>
          </w:tabs>
          <w:ind w:left="1680" w:hanging="720"/>
        </w:pPr>
        <w:rPr>
          <w:rFonts w:hint="default"/>
        </w:rPr>
      </w:lvl>
    </w:lvlOverride>
    <w:lvlOverride w:ilvl="3">
      <w:lvl w:ilvl="3">
        <w:start w:val="1"/>
        <w:numFmt w:val="decimal"/>
        <w:lvlText w:val="%1.%2.%3.%4"/>
        <w:lvlJc w:val="left"/>
        <w:pPr>
          <w:tabs>
            <w:tab w:val="num" w:pos="2160"/>
          </w:tabs>
          <w:ind w:left="2160" w:hanging="720"/>
        </w:pPr>
        <w:rPr>
          <w:rFonts w:hint="default"/>
        </w:rPr>
      </w:lvl>
    </w:lvlOverride>
    <w:lvlOverride w:ilvl="4">
      <w:lvl w:ilvl="4">
        <w:start w:val="1"/>
        <w:numFmt w:val="decimal"/>
        <w:lvlText w:val="%1.%2.%3.%4.%5"/>
        <w:lvlJc w:val="left"/>
        <w:pPr>
          <w:tabs>
            <w:tab w:val="num" w:pos="3000"/>
          </w:tabs>
          <w:ind w:left="3000" w:hanging="1080"/>
        </w:pPr>
        <w:rPr>
          <w:rFonts w:hint="default"/>
        </w:rPr>
      </w:lvl>
    </w:lvlOverride>
    <w:lvlOverride w:ilvl="5">
      <w:lvl w:ilvl="5">
        <w:start w:val="1"/>
        <w:numFmt w:val="decimal"/>
        <w:lvlText w:val="%1.%2.%3.%4.%5.%6"/>
        <w:lvlJc w:val="left"/>
        <w:pPr>
          <w:tabs>
            <w:tab w:val="num" w:pos="3480"/>
          </w:tabs>
          <w:ind w:left="3480" w:hanging="1080"/>
        </w:pPr>
        <w:rPr>
          <w:rFonts w:hint="default"/>
        </w:rPr>
      </w:lvl>
    </w:lvlOverride>
    <w:lvlOverride w:ilvl="6">
      <w:lvl w:ilvl="6">
        <w:start w:val="1"/>
        <w:numFmt w:val="decimal"/>
        <w:lvlText w:val="%1.%2.%3.%4.%5.%6.%7"/>
        <w:lvlJc w:val="left"/>
        <w:pPr>
          <w:tabs>
            <w:tab w:val="num" w:pos="4320"/>
          </w:tabs>
          <w:ind w:left="4320" w:hanging="1440"/>
        </w:pPr>
        <w:rPr>
          <w:rFonts w:hint="default"/>
        </w:rPr>
      </w:lvl>
    </w:lvlOverride>
    <w:lvlOverride w:ilvl="7">
      <w:lvl w:ilvl="7">
        <w:start w:val="1"/>
        <w:numFmt w:val="decimal"/>
        <w:lvlText w:val="%1.%2.%3.%4.%5.%6.%7.%8"/>
        <w:lvlJc w:val="left"/>
        <w:pPr>
          <w:tabs>
            <w:tab w:val="num" w:pos="4800"/>
          </w:tabs>
          <w:ind w:left="4800" w:hanging="1440"/>
        </w:pPr>
        <w:rPr>
          <w:rFonts w:hint="default"/>
        </w:rPr>
      </w:lvl>
    </w:lvlOverride>
    <w:lvlOverride w:ilvl="8">
      <w:lvl w:ilvl="8">
        <w:start w:val="1"/>
        <w:numFmt w:val="decimal"/>
        <w:lvlText w:val="%1.%2.%3.%4.%5.%6.%7.%8.%9"/>
        <w:lvlJc w:val="left"/>
        <w:pPr>
          <w:tabs>
            <w:tab w:val="num" w:pos="5640"/>
          </w:tabs>
          <w:ind w:left="5640" w:hanging="1800"/>
        </w:pPr>
        <w:rPr>
          <w:rFonts w:hint="default"/>
        </w:rPr>
      </w:lvl>
    </w:lvlOverride>
  </w:num>
  <w:num w:numId="12" w16cid:durableId="1193688079">
    <w:abstractNumId w:val="29"/>
  </w:num>
  <w:num w:numId="13" w16cid:durableId="361130514">
    <w:abstractNumId w:val="2"/>
  </w:num>
  <w:num w:numId="14" w16cid:durableId="1021860553">
    <w:abstractNumId w:val="17"/>
  </w:num>
  <w:num w:numId="15" w16cid:durableId="1243561692">
    <w:abstractNumId w:val="20"/>
  </w:num>
  <w:num w:numId="16" w16cid:durableId="509680438">
    <w:abstractNumId w:val="10"/>
  </w:num>
  <w:num w:numId="17" w16cid:durableId="1823690626">
    <w:abstractNumId w:val="25"/>
  </w:num>
  <w:num w:numId="18" w16cid:durableId="1955557374">
    <w:abstractNumId w:val="22"/>
  </w:num>
  <w:num w:numId="19" w16cid:durableId="913665240">
    <w:abstractNumId w:val="28"/>
  </w:num>
  <w:num w:numId="20" w16cid:durableId="648249124">
    <w:abstractNumId w:val="5"/>
  </w:num>
  <w:num w:numId="21" w16cid:durableId="385878641">
    <w:abstractNumId w:val="6"/>
  </w:num>
  <w:num w:numId="22" w16cid:durableId="1574856326">
    <w:abstractNumId w:val="14"/>
  </w:num>
  <w:num w:numId="23" w16cid:durableId="401484809">
    <w:abstractNumId w:val="7"/>
  </w:num>
  <w:num w:numId="24" w16cid:durableId="727807144">
    <w:abstractNumId w:val="0"/>
  </w:num>
  <w:num w:numId="25" w16cid:durableId="840659555">
    <w:abstractNumId w:val="19"/>
  </w:num>
  <w:num w:numId="26" w16cid:durableId="1508982081">
    <w:abstractNumId w:val="8"/>
  </w:num>
  <w:num w:numId="27" w16cid:durableId="1389915261">
    <w:abstractNumId w:val="24"/>
  </w:num>
  <w:num w:numId="28" w16cid:durableId="1486583349">
    <w:abstractNumId w:val="23"/>
  </w:num>
  <w:num w:numId="29" w16cid:durableId="970742289">
    <w:abstractNumId w:val="15"/>
  </w:num>
  <w:num w:numId="30" w16cid:durableId="19018034">
    <w:abstractNumId w:val="3"/>
  </w:num>
  <w:num w:numId="31" w16cid:durableId="2033189186">
    <w:abstractNumId w:val="26"/>
  </w:num>
  <w:num w:numId="32" w16cid:durableId="56630869">
    <w:abstractNumId w:val="16"/>
  </w:num>
  <w:num w:numId="33" w16cid:durableId="19320033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ey, Rebecca">
    <w15:presenceInfo w15:providerId="None" w15:userId="Pauley, Rebec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6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E31"/>
    <w:rsid w:val="000157BB"/>
    <w:rsid w:val="00020F24"/>
    <w:rsid w:val="00037656"/>
    <w:rsid w:val="00061DAB"/>
    <w:rsid w:val="000A0781"/>
    <w:rsid w:val="000A4F65"/>
    <w:rsid w:val="000D7E0B"/>
    <w:rsid w:val="000E7C1A"/>
    <w:rsid w:val="000F3516"/>
    <w:rsid w:val="000F37E5"/>
    <w:rsid w:val="001445BE"/>
    <w:rsid w:val="00154D06"/>
    <w:rsid w:val="00181830"/>
    <w:rsid w:val="001848BC"/>
    <w:rsid w:val="00211E70"/>
    <w:rsid w:val="0024695E"/>
    <w:rsid w:val="00247874"/>
    <w:rsid w:val="002702B2"/>
    <w:rsid w:val="00292FEC"/>
    <w:rsid w:val="002A364B"/>
    <w:rsid w:val="002D5F6A"/>
    <w:rsid w:val="002F56A8"/>
    <w:rsid w:val="003048B7"/>
    <w:rsid w:val="00334C19"/>
    <w:rsid w:val="00334C98"/>
    <w:rsid w:val="00342C59"/>
    <w:rsid w:val="003803A0"/>
    <w:rsid w:val="003F449B"/>
    <w:rsid w:val="00403D77"/>
    <w:rsid w:val="004419FA"/>
    <w:rsid w:val="0044448A"/>
    <w:rsid w:val="00452FF9"/>
    <w:rsid w:val="00465593"/>
    <w:rsid w:val="004D4C60"/>
    <w:rsid w:val="00507514"/>
    <w:rsid w:val="00516EB0"/>
    <w:rsid w:val="005B3AFD"/>
    <w:rsid w:val="005C0348"/>
    <w:rsid w:val="00600697"/>
    <w:rsid w:val="00622392"/>
    <w:rsid w:val="006349D0"/>
    <w:rsid w:val="006409F8"/>
    <w:rsid w:val="00642260"/>
    <w:rsid w:val="00642C62"/>
    <w:rsid w:val="00665459"/>
    <w:rsid w:val="00676684"/>
    <w:rsid w:val="00687A1F"/>
    <w:rsid w:val="006A26D7"/>
    <w:rsid w:val="006D0FFF"/>
    <w:rsid w:val="006E2308"/>
    <w:rsid w:val="007155B3"/>
    <w:rsid w:val="0071576E"/>
    <w:rsid w:val="0074420A"/>
    <w:rsid w:val="007452B3"/>
    <w:rsid w:val="00765620"/>
    <w:rsid w:val="007E6681"/>
    <w:rsid w:val="0085023F"/>
    <w:rsid w:val="00853B76"/>
    <w:rsid w:val="008818CA"/>
    <w:rsid w:val="009145CD"/>
    <w:rsid w:val="0093170F"/>
    <w:rsid w:val="00936B7E"/>
    <w:rsid w:val="00945F2E"/>
    <w:rsid w:val="00994C9E"/>
    <w:rsid w:val="009E71C6"/>
    <w:rsid w:val="00A32614"/>
    <w:rsid w:val="00A57C83"/>
    <w:rsid w:val="00A62BA3"/>
    <w:rsid w:val="00A7113F"/>
    <w:rsid w:val="00A807AC"/>
    <w:rsid w:val="00AA47B2"/>
    <w:rsid w:val="00AB2B06"/>
    <w:rsid w:val="00AC1EE9"/>
    <w:rsid w:val="00AD3AE8"/>
    <w:rsid w:val="00AD77BD"/>
    <w:rsid w:val="00B503E4"/>
    <w:rsid w:val="00BB20D0"/>
    <w:rsid w:val="00BC23D0"/>
    <w:rsid w:val="00BC6830"/>
    <w:rsid w:val="00BE0643"/>
    <w:rsid w:val="00BE2C62"/>
    <w:rsid w:val="00C07E77"/>
    <w:rsid w:val="00C12325"/>
    <w:rsid w:val="00C349C6"/>
    <w:rsid w:val="00C41A31"/>
    <w:rsid w:val="00C7538A"/>
    <w:rsid w:val="00C82658"/>
    <w:rsid w:val="00CA5698"/>
    <w:rsid w:val="00CA5975"/>
    <w:rsid w:val="00CB36A8"/>
    <w:rsid w:val="00CE0E31"/>
    <w:rsid w:val="00D07A9C"/>
    <w:rsid w:val="00D3508E"/>
    <w:rsid w:val="00D406F4"/>
    <w:rsid w:val="00D40E41"/>
    <w:rsid w:val="00D604CF"/>
    <w:rsid w:val="00D66C0D"/>
    <w:rsid w:val="00D73BD0"/>
    <w:rsid w:val="00DD62B6"/>
    <w:rsid w:val="00E15C89"/>
    <w:rsid w:val="00E73C22"/>
    <w:rsid w:val="00E73E3A"/>
    <w:rsid w:val="00F01518"/>
    <w:rsid w:val="00F042B5"/>
    <w:rsid w:val="00F60F43"/>
    <w:rsid w:val="00F847A7"/>
    <w:rsid w:val="00F876E4"/>
    <w:rsid w:val="00FA13E0"/>
    <w:rsid w:val="00FA5249"/>
    <w:rsid w:val="00FC27C3"/>
    <w:rsid w:val="00FC3057"/>
    <w:rsid w:val="00FC7F6B"/>
    <w:rsid w:val="00FE5B53"/>
    <w:rsid w:val="00FF6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2"/>
    </o:shapelayout>
  </w:shapeDefaults>
  <w:decimalSymbol w:val="."/>
  <w:listSeparator w:val=","/>
  <w14:docId w14:val="56C893B3"/>
  <w15:chartTrackingRefBased/>
  <w15:docId w15:val="{EB612890-B64F-467F-AB79-A47981D5E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CG Times" w:hAnsi="CG Times"/>
      <w:sz w:val="24"/>
    </w:rPr>
  </w:style>
  <w:style w:type="paragraph" w:styleId="Heading1">
    <w:name w:val="heading 1"/>
    <w:basedOn w:val="Normal"/>
    <w:next w:val="Normal"/>
    <w:qFormat/>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ind w:left="720" w:hanging="720"/>
      <w:outlineLvl w:val="0"/>
    </w:pPr>
    <w:rPr>
      <w:rFonts w:ascii="Times New Roman" w:hAnsi="Times New Roman"/>
    </w:rPr>
  </w:style>
  <w:style w:type="paragraph" w:styleId="Heading2">
    <w:name w:val="heading 2"/>
    <w:basedOn w:val="Normal"/>
    <w:next w:val="Normal"/>
    <w:qFormat/>
    <w:pPr>
      <w:keepNext/>
      <w:spacing w:before="120"/>
      <w:jc w:val="center"/>
      <w:outlineLvl w:val="1"/>
    </w:pPr>
    <w:rPr>
      <w:i/>
    </w:rPr>
  </w:style>
  <w:style w:type="paragraph" w:styleId="Heading3">
    <w:name w:val="heading 3"/>
    <w:basedOn w:val="Normal"/>
    <w:next w:val="Normal"/>
    <w:qFormat/>
    <w:pPr>
      <w:keepNext/>
      <w:spacing w:before="120"/>
      <w:outlineLvl w:val="2"/>
    </w:pPr>
    <w:rPr>
      <w:rFonts w:ascii="Arial" w:hAnsi="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lear" w:pos="720"/>
        <w:tab w:val="clear" w:pos="1440"/>
        <w:tab w:val="clear" w:pos="2160"/>
        <w:tab w:val="clear" w:pos="2880"/>
        <w:tab w:val="clear" w:pos="3600"/>
        <w:tab w:val="clear" w:pos="5040"/>
        <w:tab w:val="clear" w:pos="5760"/>
        <w:tab w:val="clear" w:pos="6480"/>
        <w:tab w:val="clear" w:pos="7200"/>
        <w:tab w:val="clear" w:pos="7920"/>
        <w:tab w:val="center" w:pos="4320"/>
        <w:tab w:val="right" w:pos="8640"/>
      </w:tabs>
    </w:pPr>
  </w:style>
  <w:style w:type="paragraph" w:styleId="Header">
    <w:name w:val="header"/>
    <w:basedOn w:val="Normal"/>
    <w:pPr>
      <w:tabs>
        <w:tab w:val="clear" w:pos="720"/>
        <w:tab w:val="clear" w:pos="1440"/>
        <w:tab w:val="clear" w:pos="2160"/>
        <w:tab w:val="clear" w:pos="2880"/>
        <w:tab w:val="clear" w:pos="3600"/>
        <w:tab w:val="clear" w:pos="5040"/>
        <w:tab w:val="clear" w:pos="5760"/>
        <w:tab w:val="clear" w:pos="6480"/>
        <w:tab w:val="clear" w:pos="7200"/>
        <w:tab w:val="clear" w:pos="7920"/>
        <w:tab w:val="center" w:pos="4320"/>
        <w:tab w:val="right" w:pos="8640"/>
      </w:tabs>
    </w:pPr>
  </w:style>
  <w:style w:type="paragraph" w:customStyle="1" w:styleId="sec">
    <w:name w:val="sec"/>
    <w:basedOn w:val="Normal"/>
    <w:pPr>
      <w:tabs>
        <w:tab w:val="left" w:pos="1080"/>
      </w:tabs>
      <w:ind w:left="1080" w:hanging="540"/>
    </w:pPr>
  </w:style>
  <w:style w:type="paragraph" w:customStyle="1" w:styleId="one">
    <w:name w:val="one"/>
    <w:basedOn w:val="Normal"/>
    <w:pPr>
      <w:ind w:left="810" w:hanging="504"/>
    </w:pPr>
  </w:style>
  <w:style w:type="paragraph" w:customStyle="1" w:styleId="GS">
    <w:name w:val="GS"/>
    <w:pPr>
      <w:tabs>
        <w:tab w:val="center" w:pos="4320"/>
        <w:tab w:val="right" w:pos="8640"/>
      </w:tabs>
    </w:pPr>
    <w:rPr>
      <w:sz w:val="16"/>
    </w:rPr>
  </w:style>
  <w:style w:type="character" w:styleId="PageNumber">
    <w:name w:val="page number"/>
    <w:basedOn w:val="DefaultParagraphFont"/>
  </w:style>
  <w:style w:type="paragraph" w:styleId="Caption">
    <w:name w:val="caption"/>
    <w:basedOn w:val="Normal"/>
    <w:next w:val="Normal"/>
    <w:qFormat/>
    <w:pPr>
      <w:spacing w:before="120" w:after="120"/>
      <w:jc w:val="center"/>
    </w:pPr>
    <w:rPr>
      <w:b/>
      <w:i/>
      <w:u w:val="single"/>
    </w:rPr>
  </w:style>
  <w:style w:type="paragraph" w:styleId="BodyTextIndent">
    <w:name w:val="Body Text Indent"/>
    <w:basedOn w:val="Normal"/>
    <w:pPr>
      <w:spacing w:after="120"/>
      <w:ind w:left="720"/>
    </w:pPr>
    <w:rPr>
      <w:rFonts w:ascii="Arial" w:hAnsi="Arial"/>
      <w:sz w:val="22"/>
    </w:rPr>
  </w:style>
  <w:style w:type="paragraph" w:styleId="BodyTextIndent2">
    <w:name w:val="Body Text Indent 2"/>
    <w:basedOn w:val="Normal"/>
    <w:pPr>
      <w:tabs>
        <w:tab w:val="clear" w:pos="720"/>
        <w:tab w:val="clear" w:pos="1440"/>
        <w:tab w:val="clear" w:pos="2880"/>
        <w:tab w:val="left" w:pos="0"/>
      </w:tabs>
      <w:spacing w:after="120"/>
      <w:ind w:left="2160" w:hanging="720"/>
    </w:pPr>
    <w:rPr>
      <w:rFonts w:ascii="Arial" w:hAnsi="Arial"/>
      <w:sz w:val="22"/>
    </w:rPr>
  </w:style>
  <w:style w:type="character" w:customStyle="1" w:styleId="FooterChar">
    <w:name w:val="Footer Char"/>
    <w:link w:val="Footer"/>
    <w:rsid w:val="000D7E0B"/>
    <w:rPr>
      <w:rFonts w:ascii="CG Times" w:hAnsi="CG Times"/>
      <w:sz w:val="24"/>
    </w:rPr>
  </w:style>
  <w:style w:type="paragraph" w:styleId="BalloonText">
    <w:name w:val="Balloon Text"/>
    <w:basedOn w:val="Normal"/>
    <w:link w:val="BalloonTextChar"/>
    <w:rsid w:val="00FA5249"/>
    <w:rPr>
      <w:rFonts w:ascii="Segoe UI" w:hAnsi="Segoe UI" w:cs="Segoe UI"/>
      <w:sz w:val="18"/>
      <w:szCs w:val="18"/>
    </w:rPr>
  </w:style>
  <w:style w:type="character" w:customStyle="1" w:styleId="BalloonTextChar">
    <w:name w:val="Balloon Text Char"/>
    <w:link w:val="BalloonText"/>
    <w:rsid w:val="00FA5249"/>
    <w:rPr>
      <w:rFonts w:ascii="Segoe UI" w:hAnsi="Segoe UI" w:cs="Segoe UI"/>
      <w:sz w:val="18"/>
      <w:szCs w:val="18"/>
    </w:rPr>
  </w:style>
  <w:style w:type="paragraph" w:styleId="Revision">
    <w:name w:val="Revision"/>
    <w:hidden/>
    <w:uiPriority w:val="99"/>
    <w:semiHidden/>
    <w:rsid w:val="00687A1F"/>
    <w:rPr>
      <w:rFonts w:ascii="CG Times" w:hAnsi="CG Times"/>
      <w:sz w:val="24"/>
    </w:rPr>
  </w:style>
  <w:style w:type="character" w:styleId="Hyperlink">
    <w:name w:val="Hyperlink"/>
    <w:basedOn w:val="DefaultParagraphFont"/>
    <w:rsid w:val="00D604CF"/>
    <w:rPr>
      <w:color w:val="0563C1" w:themeColor="hyperlink"/>
      <w:u w:val="single"/>
    </w:rPr>
  </w:style>
  <w:style w:type="character" w:styleId="UnresolvedMention">
    <w:name w:val="Unresolved Mention"/>
    <w:basedOn w:val="DefaultParagraphFont"/>
    <w:uiPriority w:val="99"/>
    <w:semiHidden/>
    <w:unhideWhenUsed/>
    <w:rsid w:val="00D604CF"/>
    <w:rPr>
      <w:color w:val="605E5C"/>
      <w:shd w:val="clear" w:color="auto" w:fill="E1DFDD"/>
    </w:rPr>
  </w:style>
  <w:style w:type="character" w:styleId="FollowedHyperlink">
    <w:name w:val="FollowedHyperlink"/>
    <w:basedOn w:val="DefaultParagraphFont"/>
    <w:rsid w:val="00D604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oleObject" Target="embeddings/Microsoft_Visio_2003-2010_Drawing.vsd"/><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Microsoft_Visio_2003-2010_Drawing1.vsd"/><Relationship Id="rId22" Type="http://schemas.microsoft.com/office/2011/relationships/people" Target="people.xml"/></Relationships>
</file>

<file path=word/_rels/header2.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d07129-d58c-4d28-918a-02bcc70683fb" xsi:nil="true"/>
    <lcf76f155ced4ddcb4097134ff3c332f xmlns="aca2680f-17f4-4185-b1d5-13f1cdd686c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F23BAA9924144AAEFD8C5C33BFB682" ma:contentTypeVersion="13" ma:contentTypeDescription="Create a new document." ma:contentTypeScope="" ma:versionID="e94596f5ba35346881184447537685dd">
  <xsd:schema xmlns:xsd="http://www.w3.org/2001/XMLSchema" xmlns:xs="http://www.w3.org/2001/XMLSchema" xmlns:p="http://schemas.microsoft.com/office/2006/metadata/properties" xmlns:ns2="aca2680f-17f4-4185-b1d5-13f1cdd686c3" xmlns:ns3="ced07129-d58c-4d28-918a-02bcc70683fb" targetNamespace="http://schemas.microsoft.com/office/2006/metadata/properties" ma:root="true" ma:fieldsID="d06e0ebd93b151c9364f3abe5c31eee8" ns2:_="" ns3:_="">
    <xsd:import namespace="aca2680f-17f4-4185-b1d5-13f1cdd686c3"/>
    <xsd:import namespace="ced07129-d58c-4d28-918a-02bcc70683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2680f-17f4-4185-b1d5-13f1cdd686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d07129-d58c-4d28-918a-02bcc70683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06570126-08ed-4e13-b714-c33e544ba832}" ma:internalName="TaxCatchAll" ma:showField="CatchAllData" ma:web="ced07129-d58c-4d28-918a-02bcc70683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C69A2-8F4B-4642-8CAA-32B0459C1875}">
  <ds:schemaRefs>
    <ds:schemaRef ds:uri="http://schemas.microsoft.com/office/2006/metadata/properties"/>
    <ds:schemaRef ds:uri="http://schemas.microsoft.com/office/infopath/2007/PartnerControls"/>
    <ds:schemaRef ds:uri="ced07129-d58c-4d28-918a-02bcc70683fb"/>
    <ds:schemaRef ds:uri="aca2680f-17f4-4185-b1d5-13f1cdd686c3"/>
  </ds:schemaRefs>
</ds:datastoreItem>
</file>

<file path=customXml/itemProps2.xml><?xml version="1.0" encoding="utf-8"?>
<ds:datastoreItem xmlns:ds="http://schemas.openxmlformats.org/officeDocument/2006/customXml" ds:itemID="{5C95A605-29FE-45C4-9F89-D39933BE3315}">
  <ds:schemaRefs>
    <ds:schemaRef ds:uri="http://schemas.microsoft.com/sharepoint/v3/contenttype/forms"/>
  </ds:schemaRefs>
</ds:datastoreItem>
</file>

<file path=customXml/itemProps3.xml><?xml version="1.0" encoding="utf-8"?>
<ds:datastoreItem xmlns:ds="http://schemas.openxmlformats.org/officeDocument/2006/customXml" ds:itemID="{9413DAA3-7BCD-4FA7-A61C-6105595430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2680f-17f4-4185-b1d5-13f1cdd686c3"/>
    <ds:schemaRef ds:uri="ced07129-d58c-4d28-918a-02bcc70683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2DB7FE-9AC3-4F2B-9EF9-C2056AB16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1315</Words>
  <Characters>7497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PROVAL OF:</vt:lpstr>
    </vt:vector>
  </TitlesOfParts>
  <Company>Revco/Linberg</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PROVAL OF:</dc:title>
  <dc:subject/>
  <dc:creator>THIS COMPUTER</dc:creator>
  <cp:keywords/>
  <cp:lastModifiedBy>Vasoya, Mihir</cp:lastModifiedBy>
  <cp:revision>4</cp:revision>
  <cp:lastPrinted>2018-07-08T15:44:00Z</cp:lastPrinted>
  <dcterms:created xsi:type="dcterms:W3CDTF">2021-02-25T14:48:00Z</dcterms:created>
  <dcterms:modified xsi:type="dcterms:W3CDTF">2025-06-09T13:08:00Z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0x010100FCF23BAA9924144AAEFD8C5C33BFB682</vt:lpwstr>
  </property>
</Properties>
</file>